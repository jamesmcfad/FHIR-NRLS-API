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D75CC" w14:textId="5D80E5F2" w:rsidR="000C24AF" w:rsidRDefault="000C24AF" w:rsidP="00B45B18"/>
    <w:p w14:paraId="37A9E99E" w14:textId="1133E8EE" w:rsidR="4DF2D659" w:rsidRDefault="4DF2D659" w:rsidP="4DF2D659"/>
    <w:p w14:paraId="26BCD799" w14:textId="59AD13CA" w:rsidR="000C24AF" w:rsidRDefault="000C24AF" w:rsidP="000C24AF"/>
    <w:p w14:paraId="5FDD0CD0" w14:textId="3E417F00" w:rsidR="002232DF" w:rsidRDefault="002232DF" w:rsidP="000C24AF"/>
    <w:p w14:paraId="14360168" w14:textId="77777777" w:rsidR="002232DF" w:rsidRDefault="002232DF" w:rsidP="000C24AF"/>
    <w:p w14:paraId="35A7BCCF" w14:textId="5FFA3E93" w:rsidR="001D243C" w:rsidRDefault="001D243C" w:rsidP="1D5FCCB8">
      <w:pPr>
        <w:pStyle w:val="Frontpagesubhead"/>
      </w:pPr>
      <w:r>
        <w:rPr>
          <w:noProof/>
        </w:rPr>
        <mc:AlternateContent>
          <mc:Choice Requires="wps">
            <w:drawing>
              <wp:inline distT="0" distB="0" distL="114300" distR="114300" wp14:anchorId="7D6C90E7" wp14:editId="726D5153">
                <wp:extent cx="6371590" cy="2204720"/>
                <wp:effectExtent l="0" t="0" r="10160" b="5080"/>
                <wp:docPr id="164156325" name="Text Box 2"/>
                <wp:cNvGraphicFramePr/>
                <a:graphic xmlns:a="http://schemas.openxmlformats.org/drawingml/2006/main">
                  <a:graphicData uri="http://schemas.microsoft.com/office/word/2010/wordprocessingShape">
                    <wps:wsp>
                      <wps:cNvSpPr txBox="1"/>
                      <wps:spPr>
                        <a:xfrm>
                          <a:off x="0" y="0"/>
                          <a:ext cx="6371590" cy="2204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72"/>
                                <w:szCs w:val="72"/>
                              </w:rPr>
                              <w:alias w:val="Title"/>
                              <w:tag w:val="title"/>
                              <w:id w:val="-200399822"/>
                              <w:placeholder>
                                <w:docPart w:val="02C4B3CDA3AC454AA1B62571E7767941"/>
                              </w:placeholder>
                              <w:dataBinding w:prefixMappings="xmlns:ns0='http://purl.org/dc/elements/1.1/' xmlns:ns1='http://schemas.openxmlformats.org/package/2006/metadata/core-properties' " w:xpath="/ns1:coreProperties[1]/ns0:title[1]" w:storeItemID="{6C3C8BC8-F283-45AE-878A-BAB7291924A1}"/>
                              <w:text/>
                            </w:sdtPr>
                            <w:sdtEndPr/>
                            <w:sdtContent>
                              <w:p w14:paraId="6E531C80" w14:textId="77777777" w:rsidR="00144F68" w:rsidRPr="00890A65" w:rsidRDefault="00144F68" w:rsidP="00103F4D">
                                <w:pPr>
                                  <w:pStyle w:val="FrontpageTitle"/>
                                  <w:rPr>
                                    <w:sz w:val="72"/>
                                    <w:szCs w:val="72"/>
                                  </w:rPr>
                                </w:pPr>
                                <w:r w:rsidRPr="00890A65">
                                  <w:rPr>
                                    <w:sz w:val="72"/>
                                    <w:szCs w:val="72"/>
                                  </w:rPr>
                                  <w:t xml:space="preserve">NRL Onboarding Guide for Consumers using </w:t>
                                </w:r>
                                <w:proofErr w:type="spellStart"/>
                                <w:r w:rsidRPr="00890A65">
                                  <w:rPr>
                                    <w:sz w:val="72"/>
                                    <w:szCs w:val="72"/>
                                  </w:rPr>
                                  <w:t>SCRa</w:t>
                                </w:r>
                                <w:proofErr w:type="spellEnd"/>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xmlns:a="http://schemas.openxmlformats.org/drawingml/2006/main">
            <w:pict>
              <v:shapetype id="_x0000_t202" coordsize="21600,21600" o:spt="202" path="m,l,21600r21600,l21600,xe" w14:anchorId="7D6C90E7">
                <v:stroke joinstyle="miter"/>
                <v:path gradientshapeok="t" o:connecttype="rect"/>
              </v:shapetype>
              <v:shape id="Text Box 2" style="width:501.7pt;height:173.6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">
                <v:textbox inset="0,0,0,0">
                  <w:txbxContent>
                    <w:sdt>
                      <w:sdtPr>
                        <w:rPr>
                          <w:sz w:val="72"/>
                          <w:szCs w:val="72"/>
                        </w:rPr>
                        <w:alias w:val="Title"/>
                        <w:tag w:val="title"/>
                        <w:id w:val="-200399822"/>
                        <w:placeholder>
                          <w:docPart w:val="02C4B3CDA3AC454AA1B62571E7767941"/>
                        </w:placeholder>
                        <w:dataBinding w:prefixMappings="xmlns:ns0='http://purl.org/dc/elements/1.1/' xmlns:ns1='http://schemas.openxmlformats.org/package/2006/metadata/core-properties' " w:xpath="/ns1:coreProperties[1]/ns0:title[1]" w:storeItemID="{6C3C8BC8-F283-45AE-878A-BAB7291924A1}"/>
                        <w:text/>
                      </w:sdtPr>
                      <w:sdtEndPr/>
                      <w:sdtContent>
                        <w:p w:rsidRPr="00890A65" w:rsidR="00144F68" w:rsidP="00103F4D" w:rsidRDefault="00144F68" w14:paraId="6E531C80" w14:textId="77777777">
                          <w:pPr>
                            <w:pStyle w:val="FrontpageTitle"/>
                            <w:rPr>
                              <w:sz w:val="72"/>
                              <w:szCs w:val="72"/>
                            </w:rPr>
                          </w:pPr>
                          <w:r w:rsidRPr="00890A65">
                            <w:rPr>
                              <w:sz w:val="72"/>
                              <w:szCs w:val="72"/>
                            </w:rPr>
                            <w:t>NRL Onboarding Guide for Consumers using SCRa</w:t>
                          </w:r>
                        </w:p>
                      </w:sdtContent>
                    </w:sdt>
                  </w:txbxContent>
                </v:textbox>
                <w10:anchorlock/>
              </v:shape>
            </w:pict>
          </mc:Fallback>
        </mc:AlternateContent>
      </w:r>
    </w:p>
    <w:p w14:paraId="7F031BD3" w14:textId="77777777" w:rsidR="001D243C" w:rsidRDefault="001D243C" w:rsidP="00103F4D">
      <w:pPr>
        <w:pStyle w:val="Frontpagesubhead"/>
      </w:pPr>
    </w:p>
    <w:p w14:paraId="354F6A8F" w14:textId="7A0B1F6C" w:rsidR="00F25CC7" w:rsidRDefault="00F25CC7" w:rsidP="00103F4D">
      <w:pPr>
        <w:pStyle w:val="Frontpagesubhead"/>
      </w:pPr>
      <w:r>
        <w:tab/>
      </w:r>
      <w:r w:rsidR="7212D750">
        <w:t>Version 1.</w:t>
      </w:r>
      <w:r w:rsidR="005B6F78">
        <w:t>1</w:t>
      </w:r>
    </w:p>
    <w:p w14:paraId="42B7C1FF" w14:textId="7611F7CE" w:rsidR="00F25CC7" w:rsidRDefault="00F25CC7" w:rsidP="00F25CC7"/>
    <w:p w14:paraId="1E9A2982" w14:textId="77777777" w:rsidR="001D243C" w:rsidRPr="00F25CC7" w:rsidRDefault="001D243C" w:rsidP="00F25CC7">
      <w:pPr>
        <w:sectPr w:rsidR="001D243C" w:rsidRPr="00F25CC7" w:rsidSect="00F5718C">
          <w:headerReference w:type="default" r:id="rId12"/>
          <w:footerReference w:type="default" r:id="rId13"/>
          <w:headerReference w:type="first" r:id="rId14"/>
          <w:footerReference w:type="first" r:id="rId15"/>
          <w:pgSz w:w="11906" w:h="16838"/>
          <w:pgMar w:top="1021" w:right="1021" w:bottom="1021" w:left="1021" w:header="454" w:footer="680" w:gutter="0"/>
          <w:cols w:space="708"/>
          <w:titlePg/>
          <w:docGrid w:linePitch="360"/>
        </w:sectPr>
      </w:pPr>
    </w:p>
    <w:p w14:paraId="3F91A845" w14:textId="254D683B" w:rsidR="009B5753" w:rsidRDefault="009B5753" w:rsidP="004F1847">
      <w:pPr>
        <w:pStyle w:val="Docmgmtheading"/>
      </w:pPr>
      <w:r>
        <w:lastRenderedPageBreak/>
        <w:t>Document Management</w:t>
      </w:r>
    </w:p>
    <w:p w14:paraId="13D50BD7" w14:textId="77777777" w:rsidR="000C04FC" w:rsidRPr="000C04FC" w:rsidRDefault="000C04FC" w:rsidP="000C04FC"/>
    <w:tbl>
      <w:tblPr>
        <w:tblW w:w="5000" w:type="pct"/>
        <w:tblBorders>
          <w:top w:val="single" w:sz="4" w:space="0" w:color="B9B9B9"/>
          <w:bottom w:val="single" w:sz="4" w:space="0" w:color="B9B9B9"/>
          <w:insideH w:val="single" w:sz="4" w:space="0" w:color="B9B9B9"/>
        </w:tblBorders>
        <w:tblLook w:val="01E0" w:firstRow="1" w:lastRow="1" w:firstColumn="1" w:lastColumn="1" w:noHBand="0" w:noVBand="0"/>
      </w:tblPr>
      <w:tblGrid>
        <w:gridCol w:w="3020"/>
        <w:gridCol w:w="1089"/>
        <w:gridCol w:w="1028"/>
        <w:gridCol w:w="2861"/>
        <w:gridCol w:w="1866"/>
      </w:tblGrid>
      <w:tr w:rsidR="00F17250" w:rsidRPr="002E72AF" w14:paraId="3A5E446E" w14:textId="77777777" w:rsidTr="00F17250">
        <w:trPr>
          <w:trHeight w:val="170"/>
        </w:trPr>
        <w:tc>
          <w:tcPr>
            <w:tcW w:w="2083" w:type="pct"/>
            <w:gridSpan w:val="2"/>
          </w:tcPr>
          <w:p w14:paraId="542CBC7B" w14:textId="77777777" w:rsidR="00F17250" w:rsidRPr="002E72AF" w:rsidRDefault="00F17250" w:rsidP="0068163A">
            <w:pPr>
              <w:pStyle w:val="TableHeader"/>
              <w:spacing w:before="120" w:after="120"/>
              <w:rPr>
                <w:sz w:val="22"/>
                <w:szCs w:val="22"/>
                <w:lang w:val="en-GB"/>
              </w:rPr>
            </w:pPr>
            <w:r w:rsidRPr="002E72AF">
              <w:rPr>
                <w:sz w:val="22"/>
                <w:szCs w:val="22"/>
                <w:lang w:val="en-GB"/>
              </w:rPr>
              <w:t xml:space="preserve">Directorate / Programme </w:t>
            </w:r>
          </w:p>
          <w:p w14:paraId="5347AA7A" w14:textId="77777777" w:rsidR="00F17250" w:rsidRPr="002E72AF" w:rsidRDefault="00F17250" w:rsidP="0068163A">
            <w:pPr>
              <w:pStyle w:val="TableHeader"/>
              <w:spacing w:before="120" w:after="120"/>
              <w:rPr>
                <w:sz w:val="22"/>
                <w:szCs w:val="22"/>
                <w:lang w:val="en-GB"/>
              </w:rPr>
            </w:pPr>
            <w:r w:rsidRPr="002E72AF">
              <w:rPr>
                <w:b w:val="0"/>
                <w:sz w:val="22"/>
                <w:szCs w:val="22"/>
                <w:lang w:val="en-GB"/>
              </w:rPr>
              <w:t>Integrating Care</w:t>
            </w:r>
          </w:p>
        </w:tc>
        <w:tc>
          <w:tcPr>
            <w:tcW w:w="521" w:type="pct"/>
            <w:tcBorders>
              <w:right w:val="single" w:sz="4" w:space="0" w:color="B9B9B9"/>
            </w:tcBorders>
          </w:tcPr>
          <w:p w14:paraId="7F63E475" w14:textId="77777777" w:rsidR="00F17250" w:rsidRPr="002E72AF" w:rsidRDefault="00F17250" w:rsidP="0068163A">
            <w:pPr>
              <w:pStyle w:val="TableText"/>
              <w:rPr>
                <w:sz w:val="22"/>
                <w:szCs w:val="22"/>
              </w:rPr>
            </w:pPr>
          </w:p>
        </w:tc>
        <w:tc>
          <w:tcPr>
            <w:tcW w:w="1450" w:type="pct"/>
            <w:tcBorders>
              <w:left w:val="single" w:sz="4" w:space="0" w:color="B9B9B9"/>
            </w:tcBorders>
          </w:tcPr>
          <w:p w14:paraId="36404A0D" w14:textId="77777777" w:rsidR="00F17250" w:rsidRPr="002E72AF" w:rsidRDefault="00F17250" w:rsidP="0068163A">
            <w:pPr>
              <w:pStyle w:val="TableHeader"/>
              <w:spacing w:before="120" w:after="120"/>
              <w:rPr>
                <w:sz w:val="22"/>
                <w:szCs w:val="22"/>
                <w:lang w:val="en-GB"/>
              </w:rPr>
            </w:pPr>
            <w:r w:rsidRPr="002E72AF">
              <w:rPr>
                <w:sz w:val="22"/>
                <w:szCs w:val="22"/>
                <w:lang w:val="en-GB"/>
              </w:rPr>
              <w:t>Project</w:t>
            </w:r>
          </w:p>
          <w:p w14:paraId="5B659DC7" w14:textId="1CF60017" w:rsidR="00F17250" w:rsidRPr="00427877" w:rsidRDefault="00F17250" w:rsidP="0068163A">
            <w:pPr>
              <w:pStyle w:val="TableHeader"/>
              <w:spacing w:before="120" w:after="120"/>
              <w:rPr>
                <w:b w:val="0"/>
                <w:sz w:val="22"/>
                <w:szCs w:val="22"/>
                <w:lang w:val="en-GB"/>
              </w:rPr>
            </w:pPr>
            <w:r w:rsidRPr="00427877">
              <w:rPr>
                <w:b w:val="0"/>
                <w:sz w:val="22"/>
                <w:szCs w:val="22"/>
                <w:lang w:val="en-GB"/>
              </w:rPr>
              <w:t>National Record Locator</w:t>
            </w:r>
          </w:p>
        </w:tc>
        <w:tc>
          <w:tcPr>
            <w:tcW w:w="946" w:type="pct"/>
          </w:tcPr>
          <w:p w14:paraId="6462B8F4" w14:textId="77777777" w:rsidR="00F17250" w:rsidRPr="002E72AF" w:rsidRDefault="00F17250" w:rsidP="0068163A">
            <w:pPr>
              <w:pStyle w:val="TableText"/>
              <w:rPr>
                <w:sz w:val="22"/>
                <w:szCs w:val="22"/>
              </w:rPr>
            </w:pPr>
          </w:p>
        </w:tc>
      </w:tr>
      <w:tr w:rsidR="00F17250" w:rsidRPr="002E72AF" w14:paraId="0315C547" w14:textId="77777777" w:rsidTr="00F17250">
        <w:trPr>
          <w:trHeight w:val="170"/>
        </w:trPr>
        <w:tc>
          <w:tcPr>
            <w:tcW w:w="2604" w:type="pct"/>
            <w:gridSpan w:val="3"/>
            <w:tcBorders>
              <w:right w:val="single" w:sz="4" w:space="0" w:color="B9B9B9"/>
            </w:tcBorders>
          </w:tcPr>
          <w:p w14:paraId="4D73F6FE" w14:textId="77777777" w:rsidR="00F17250" w:rsidRPr="002E72AF" w:rsidRDefault="00F17250" w:rsidP="0068163A">
            <w:pPr>
              <w:pStyle w:val="TableHeader"/>
              <w:spacing w:before="120" w:after="120"/>
              <w:rPr>
                <w:sz w:val="22"/>
                <w:szCs w:val="22"/>
                <w:lang w:val="en-GB"/>
              </w:rPr>
            </w:pPr>
            <w:r w:rsidRPr="002E72AF">
              <w:rPr>
                <w:sz w:val="22"/>
                <w:szCs w:val="22"/>
                <w:lang w:val="en-GB"/>
              </w:rPr>
              <w:t>Document Reference</w:t>
            </w:r>
          </w:p>
        </w:tc>
        <w:tc>
          <w:tcPr>
            <w:tcW w:w="2396" w:type="pct"/>
            <w:gridSpan w:val="2"/>
            <w:tcBorders>
              <w:left w:val="single" w:sz="4" w:space="0" w:color="B9B9B9"/>
            </w:tcBorders>
            <w:shd w:val="clear" w:color="auto" w:fill="auto"/>
          </w:tcPr>
          <w:p w14:paraId="74D74F9A" w14:textId="77777777" w:rsidR="00F17250" w:rsidRPr="002E72AF" w:rsidRDefault="00F17250" w:rsidP="0068163A">
            <w:pPr>
              <w:pStyle w:val="TableHeader"/>
              <w:spacing w:before="120" w:after="120"/>
              <w:rPr>
                <w:b w:val="0"/>
                <w:sz w:val="22"/>
                <w:szCs w:val="22"/>
                <w:lang w:val="en-GB"/>
              </w:rPr>
            </w:pPr>
          </w:p>
        </w:tc>
      </w:tr>
      <w:tr w:rsidR="00F17250" w14:paraId="1752F868" w14:textId="77777777" w:rsidTr="00F17250">
        <w:trPr>
          <w:trHeight w:val="145"/>
        </w:trPr>
        <w:tc>
          <w:tcPr>
            <w:tcW w:w="1531" w:type="pct"/>
          </w:tcPr>
          <w:p w14:paraId="753DF1DB" w14:textId="77777777" w:rsidR="00F17250" w:rsidRPr="002E72AF" w:rsidRDefault="00F17250" w:rsidP="0068163A">
            <w:pPr>
              <w:pStyle w:val="TableHeader"/>
              <w:spacing w:before="120" w:after="120"/>
              <w:rPr>
                <w:sz w:val="22"/>
                <w:szCs w:val="22"/>
                <w:lang w:val="en-GB"/>
              </w:rPr>
            </w:pPr>
            <w:r w:rsidRPr="002E72AF">
              <w:rPr>
                <w:sz w:val="22"/>
                <w:szCs w:val="22"/>
                <w:lang w:val="en-GB"/>
              </w:rPr>
              <w:t>Programme Manager</w:t>
            </w:r>
          </w:p>
        </w:tc>
        <w:tc>
          <w:tcPr>
            <w:tcW w:w="1073" w:type="pct"/>
            <w:gridSpan w:val="2"/>
            <w:tcBorders>
              <w:right w:val="single" w:sz="4" w:space="0" w:color="B9B9B9"/>
            </w:tcBorders>
          </w:tcPr>
          <w:p w14:paraId="734DAE51" w14:textId="7D4C0DCF" w:rsidR="00CC29EF" w:rsidRPr="002E72AF" w:rsidRDefault="00073B83" w:rsidP="00CC29EF">
            <w:pPr>
              <w:pStyle w:val="TableText"/>
              <w:rPr>
                <w:sz w:val="22"/>
                <w:szCs w:val="22"/>
              </w:rPr>
            </w:pPr>
            <w:sdt>
              <w:sdtPr>
                <w:rPr>
                  <w:sz w:val="22"/>
                  <w:szCs w:val="22"/>
                </w:rPr>
                <w:alias w:val="Manager"/>
                <w:id w:val="-20556399"/>
                <w:placeholder>
                  <w:docPart w:val="DCDB4D9290694B1CBE584D571EBE1328"/>
                </w:placeholder>
                <w:dataBinding w:prefixMappings="xmlns:ns0='http://schemas.openxmlformats.org/officeDocument/2006/extended-properties' " w:xpath="/ns0:Properties[1]/ns0:Manager[1]" w:storeItemID="{6668398D-A668-4E3E-A5EB-62B293D839F1}"/>
                <w:text/>
              </w:sdtPr>
              <w:sdtEndPr/>
              <w:sdtContent>
                <w:r w:rsidR="00D30E71">
                  <w:rPr>
                    <w:sz w:val="22"/>
                    <w:szCs w:val="22"/>
                  </w:rPr>
                  <w:t xml:space="preserve">Jonathan </w:t>
                </w:r>
                <w:proofErr w:type="spellStart"/>
                <w:r w:rsidR="00D30E71">
                  <w:rPr>
                    <w:sz w:val="22"/>
                    <w:szCs w:val="22"/>
                  </w:rPr>
                  <w:t>Calpin</w:t>
                </w:r>
                <w:proofErr w:type="spellEnd"/>
              </w:sdtContent>
            </w:sdt>
          </w:p>
          <w:p w14:paraId="5F9AE521" w14:textId="06254C12" w:rsidR="00F17250" w:rsidRDefault="00F17250" w:rsidP="0068163A"/>
        </w:tc>
        <w:tc>
          <w:tcPr>
            <w:tcW w:w="1450" w:type="pct"/>
            <w:tcBorders>
              <w:left w:val="single" w:sz="4" w:space="0" w:color="B9B9B9"/>
            </w:tcBorders>
            <w:shd w:val="clear" w:color="auto" w:fill="auto"/>
          </w:tcPr>
          <w:p w14:paraId="54551F12" w14:textId="77777777" w:rsidR="00F17250" w:rsidRPr="002E72AF" w:rsidRDefault="00F17250" w:rsidP="0068163A">
            <w:pPr>
              <w:pStyle w:val="TableHeader"/>
              <w:spacing w:before="120" w:after="120"/>
              <w:rPr>
                <w:sz w:val="22"/>
                <w:szCs w:val="22"/>
                <w:lang w:val="en-GB"/>
              </w:rPr>
            </w:pPr>
            <w:r w:rsidRPr="002E72AF">
              <w:rPr>
                <w:sz w:val="22"/>
                <w:szCs w:val="22"/>
                <w:lang w:val="en-GB"/>
              </w:rPr>
              <w:t>Status</w:t>
            </w:r>
          </w:p>
        </w:tc>
        <w:tc>
          <w:tcPr>
            <w:tcW w:w="946" w:type="pct"/>
            <w:shd w:val="clear" w:color="auto" w:fill="auto"/>
          </w:tcPr>
          <w:sdt>
            <w:sdtPr>
              <w:rPr>
                <w:sz w:val="22"/>
                <w:szCs w:val="22"/>
              </w:rPr>
              <w:alias w:val="Status"/>
              <w:id w:val="17369127"/>
              <w:placeholder>
                <w:docPart w:val="1097B55C9A6745EB9E9A0416904E9CD2"/>
              </w:placeholder>
              <w:dataBinding w:prefixMappings="xmlns:ns0='http://purl.org/dc/elements/1.1/' xmlns:ns1='http://schemas.openxmlformats.org/package/2006/metadata/core-properties' " w:xpath="/ns1:coreProperties[1]/ns1:contentStatus[1]" w:storeItemID="{6C3C8BC8-F283-45AE-878A-BAB7291924A1}"/>
              <w:text/>
            </w:sdtPr>
            <w:sdtEndPr/>
            <w:sdtContent>
              <w:p w14:paraId="6095C795" w14:textId="6D4C9B0C" w:rsidR="00F17250" w:rsidRPr="002E72AF" w:rsidRDefault="00D30E71" w:rsidP="0068163A">
                <w:pPr>
                  <w:pStyle w:val="TableText"/>
                  <w:rPr>
                    <w:sz w:val="22"/>
                    <w:szCs w:val="22"/>
                  </w:rPr>
                </w:pPr>
                <w:r>
                  <w:rPr>
                    <w:sz w:val="22"/>
                    <w:szCs w:val="22"/>
                  </w:rPr>
                  <w:t>Draft</w:t>
                </w:r>
              </w:p>
            </w:sdtContent>
          </w:sdt>
          <w:p w14:paraId="6D169B5C" w14:textId="77777777" w:rsidR="00F17250" w:rsidRDefault="00F17250" w:rsidP="0068163A"/>
        </w:tc>
      </w:tr>
      <w:tr w:rsidR="00F17250" w:rsidRPr="002E72AF" w14:paraId="4D9DF05C" w14:textId="77777777" w:rsidTr="00F17250">
        <w:trPr>
          <w:trHeight w:val="170"/>
        </w:trPr>
        <w:tc>
          <w:tcPr>
            <w:tcW w:w="1531" w:type="pct"/>
          </w:tcPr>
          <w:p w14:paraId="65107B7B" w14:textId="77777777" w:rsidR="00F17250" w:rsidRPr="002E72AF" w:rsidRDefault="00F17250" w:rsidP="0068163A">
            <w:pPr>
              <w:pStyle w:val="TableHeader"/>
              <w:spacing w:before="120" w:after="120"/>
              <w:rPr>
                <w:sz w:val="22"/>
                <w:szCs w:val="22"/>
                <w:lang w:val="en-GB"/>
              </w:rPr>
            </w:pPr>
            <w:r w:rsidRPr="002E72AF">
              <w:rPr>
                <w:sz w:val="22"/>
                <w:szCs w:val="22"/>
                <w:lang w:val="en-GB"/>
              </w:rPr>
              <w:t>Owner</w:t>
            </w:r>
          </w:p>
        </w:tc>
        <w:tc>
          <w:tcPr>
            <w:tcW w:w="1073" w:type="pct"/>
            <w:gridSpan w:val="2"/>
            <w:tcBorders>
              <w:right w:val="single" w:sz="4" w:space="0" w:color="B9B9B9"/>
            </w:tcBorders>
          </w:tcPr>
          <w:p w14:paraId="5D5AB18E" w14:textId="3895304B" w:rsidR="00CC29EF" w:rsidRPr="002E72AF" w:rsidRDefault="00073B83" w:rsidP="00CC29EF">
            <w:pPr>
              <w:pStyle w:val="TableText"/>
              <w:rPr>
                <w:sz w:val="22"/>
                <w:szCs w:val="22"/>
              </w:rPr>
            </w:pPr>
            <w:sdt>
              <w:sdtPr>
                <w:rPr>
                  <w:sz w:val="22"/>
                  <w:szCs w:val="22"/>
                </w:rPr>
                <w:alias w:val="Manager"/>
                <w:id w:val="1610540322"/>
                <w:placeholder>
                  <w:docPart w:val="52695995F7A742738E0CD38D008F656F"/>
                </w:placeholder>
                <w:dataBinding w:prefixMappings="xmlns:ns0='http://schemas.openxmlformats.org/officeDocument/2006/extended-properties' " w:xpath="/ns0:Properties[1]/ns0:Manager[1]" w:storeItemID="{6668398D-A668-4E3E-A5EB-62B293D839F1}"/>
                <w:text/>
              </w:sdtPr>
              <w:sdtEndPr/>
              <w:sdtContent>
                <w:r w:rsidR="00D30E71">
                  <w:rPr>
                    <w:sz w:val="22"/>
                    <w:szCs w:val="22"/>
                  </w:rPr>
                  <w:t xml:space="preserve">Jonathan </w:t>
                </w:r>
                <w:proofErr w:type="spellStart"/>
                <w:r w:rsidR="00D30E71">
                  <w:rPr>
                    <w:sz w:val="22"/>
                    <w:szCs w:val="22"/>
                  </w:rPr>
                  <w:t>Calpin</w:t>
                </w:r>
                <w:proofErr w:type="spellEnd"/>
              </w:sdtContent>
            </w:sdt>
          </w:p>
          <w:p w14:paraId="6601696D" w14:textId="7B5A77B6" w:rsidR="00F17250" w:rsidRDefault="00F17250" w:rsidP="0068163A"/>
        </w:tc>
        <w:tc>
          <w:tcPr>
            <w:tcW w:w="1450" w:type="pct"/>
            <w:tcBorders>
              <w:left w:val="single" w:sz="4" w:space="0" w:color="B9B9B9"/>
            </w:tcBorders>
            <w:shd w:val="clear" w:color="auto" w:fill="auto"/>
          </w:tcPr>
          <w:p w14:paraId="5F3658DB" w14:textId="77777777" w:rsidR="00F17250" w:rsidRPr="002E72AF" w:rsidRDefault="00F17250" w:rsidP="0068163A">
            <w:pPr>
              <w:pStyle w:val="TableHeader"/>
              <w:spacing w:before="120" w:after="120"/>
              <w:rPr>
                <w:sz w:val="22"/>
                <w:szCs w:val="22"/>
                <w:lang w:val="en-GB"/>
              </w:rPr>
            </w:pPr>
            <w:r w:rsidRPr="002E72AF">
              <w:rPr>
                <w:sz w:val="22"/>
                <w:szCs w:val="22"/>
                <w:lang w:val="en-GB"/>
              </w:rPr>
              <w:t>Version</w:t>
            </w:r>
          </w:p>
        </w:tc>
        <w:tc>
          <w:tcPr>
            <w:tcW w:w="946" w:type="pct"/>
            <w:shd w:val="clear" w:color="auto" w:fill="auto"/>
          </w:tcPr>
          <w:p w14:paraId="42FBB6BB" w14:textId="21BA0B46" w:rsidR="00F17250" w:rsidRPr="002E72AF" w:rsidRDefault="00F17250" w:rsidP="0068163A">
            <w:pPr>
              <w:pStyle w:val="TableText"/>
              <w:rPr>
                <w:sz w:val="22"/>
                <w:szCs w:val="22"/>
              </w:rPr>
            </w:pPr>
            <w:r w:rsidRPr="6DE4A530">
              <w:rPr>
                <w:sz w:val="22"/>
                <w:szCs w:val="22"/>
              </w:rPr>
              <w:t>V</w:t>
            </w:r>
            <w:r w:rsidR="6638A554" w:rsidRPr="6DE4A530">
              <w:rPr>
                <w:sz w:val="22"/>
                <w:szCs w:val="22"/>
              </w:rPr>
              <w:t>1.</w:t>
            </w:r>
            <w:r w:rsidR="00D0013F">
              <w:rPr>
                <w:sz w:val="22"/>
                <w:szCs w:val="22"/>
              </w:rPr>
              <w:t>1</w:t>
            </w:r>
          </w:p>
        </w:tc>
      </w:tr>
      <w:tr w:rsidR="00F17250" w14:paraId="2ECD54EF" w14:textId="77777777" w:rsidTr="00F17250">
        <w:trPr>
          <w:trHeight w:val="170"/>
        </w:trPr>
        <w:tc>
          <w:tcPr>
            <w:tcW w:w="1531" w:type="pct"/>
          </w:tcPr>
          <w:p w14:paraId="3F1ADDC0" w14:textId="77777777" w:rsidR="00F17250" w:rsidRPr="002E72AF" w:rsidRDefault="00F17250" w:rsidP="0068163A">
            <w:pPr>
              <w:pStyle w:val="TableHeader"/>
              <w:spacing w:before="120" w:after="120"/>
              <w:rPr>
                <w:sz w:val="22"/>
                <w:szCs w:val="22"/>
                <w:lang w:val="en-GB"/>
              </w:rPr>
            </w:pPr>
            <w:r w:rsidRPr="002E72AF">
              <w:rPr>
                <w:sz w:val="22"/>
                <w:szCs w:val="22"/>
                <w:lang w:val="en-GB"/>
              </w:rPr>
              <w:t>Author</w:t>
            </w:r>
          </w:p>
        </w:tc>
        <w:tc>
          <w:tcPr>
            <w:tcW w:w="1073" w:type="pct"/>
            <w:gridSpan w:val="2"/>
            <w:tcBorders>
              <w:right w:val="single" w:sz="4" w:space="0" w:color="B9B9B9"/>
            </w:tcBorders>
          </w:tcPr>
          <w:p w14:paraId="4163B085" w14:textId="77777777" w:rsidR="00F17250" w:rsidRDefault="00714FA6" w:rsidP="0068163A">
            <w:pPr>
              <w:pStyle w:val="TableText"/>
              <w:rPr>
                <w:sz w:val="22"/>
                <w:szCs w:val="22"/>
              </w:rPr>
            </w:pPr>
            <w:r>
              <w:rPr>
                <w:sz w:val="22"/>
                <w:szCs w:val="22"/>
              </w:rPr>
              <w:t>Dave Jarvis</w:t>
            </w:r>
          </w:p>
          <w:p w14:paraId="04B9F0E9" w14:textId="723DF171" w:rsidR="005C1661" w:rsidRPr="002E72AF" w:rsidRDefault="005C1661" w:rsidP="0068163A">
            <w:pPr>
              <w:pStyle w:val="TableText"/>
              <w:rPr>
                <w:sz w:val="22"/>
                <w:szCs w:val="22"/>
              </w:rPr>
            </w:pPr>
            <w:r>
              <w:rPr>
                <w:sz w:val="22"/>
                <w:szCs w:val="22"/>
              </w:rPr>
              <w:t xml:space="preserve">James Lane </w:t>
            </w:r>
            <w:r w:rsidR="00534681">
              <w:rPr>
                <w:sz w:val="22"/>
                <w:szCs w:val="22"/>
              </w:rPr>
              <w:t xml:space="preserve">+ Harry Plummer </w:t>
            </w:r>
            <w:r>
              <w:rPr>
                <w:sz w:val="22"/>
                <w:szCs w:val="22"/>
              </w:rPr>
              <w:t>(edits from 13/10/2020)</w:t>
            </w:r>
          </w:p>
        </w:tc>
        <w:tc>
          <w:tcPr>
            <w:tcW w:w="1450" w:type="pct"/>
            <w:tcBorders>
              <w:left w:val="single" w:sz="4" w:space="0" w:color="B9B9B9"/>
            </w:tcBorders>
            <w:shd w:val="clear" w:color="auto" w:fill="auto"/>
          </w:tcPr>
          <w:p w14:paraId="6C5BCC2B" w14:textId="77777777" w:rsidR="00F17250" w:rsidRPr="002E72AF" w:rsidRDefault="00F17250" w:rsidP="0068163A">
            <w:pPr>
              <w:pStyle w:val="TableHeader"/>
              <w:spacing w:before="120" w:after="120"/>
              <w:rPr>
                <w:sz w:val="22"/>
                <w:szCs w:val="22"/>
                <w:lang w:val="en-GB"/>
              </w:rPr>
            </w:pPr>
            <w:r w:rsidRPr="002E72AF">
              <w:rPr>
                <w:sz w:val="22"/>
                <w:szCs w:val="22"/>
                <w:lang w:val="en-GB"/>
              </w:rPr>
              <w:t>Version Issue Date</w:t>
            </w:r>
          </w:p>
        </w:tc>
        <w:tc>
          <w:tcPr>
            <w:tcW w:w="946" w:type="pct"/>
            <w:shd w:val="clear" w:color="auto" w:fill="auto"/>
          </w:tcPr>
          <w:sdt>
            <w:sdtPr>
              <w:rPr>
                <w:sz w:val="22"/>
                <w:szCs w:val="22"/>
              </w:rPr>
              <w:alias w:val="Publish Date"/>
              <w:id w:val="17369128"/>
              <w:placeholder>
                <w:docPart w:val="AFFB5330C09B47C9B083024E25764DC0"/>
              </w:placeholder>
              <w:dataBinding w:prefixMappings="xmlns:ns0='http://schemas.microsoft.com/office/2006/coverPageProps' " w:xpath="/ns0:CoverPageProperties[1]/ns0:PublishDate[1]" w:storeItemID="{55AF091B-3C7A-41E3-B477-F2FDAA23CFDA}"/>
              <w:date w:fullDate="2021-05-24T00:00:00Z">
                <w:dateFormat w:val="dd/MM/yyyy"/>
                <w:lid w:val="en-GB"/>
                <w:storeMappedDataAs w:val="dateTime"/>
                <w:calendar w:val="gregorian"/>
              </w:date>
            </w:sdtPr>
            <w:sdtEndPr/>
            <w:sdtContent>
              <w:p w14:paraId="18B4904C" w14:textId="7BA26CA0" w:rsidR="00F17250" w:rsidRPr="002E72AF" w:rsidRDefault="004219EB" w:rsidP="0068163A">
                <w:pPr>
                  <w:pStyle w:val="TableText"/>
                  <w:rPr>
                    <w:sz w:val="22"/>
                    <w:szCs w:val="22"/>
                  </w:rPr>
                </w:pPr>
                <w:r>
                  <w:rPr>
                    <w:sz w:val="22"/>
                    <w:szCs w:val="22"/>
                  </w:rPr>
                  <w:t>24/05/2021</w:t>
                </w:r>
              </w:p>
            </w:sdtContent>
          </w:sdt>
          <w:p w14:paraId="6210850E" w14:textId="77777777" w:rsidR="00F17250" w:rsidRDefault="00F17250" w:rsidP="0068163A"/>
        </w:tc>
      </w:tr>
    </w:tbl>
    <w:p w14:paraId="1FAB79FB" w14:textId="10736415" w:rsidR="00F17250" w:rsidRDefault="00F17250">
      <w:pPr>
        <w:spacing w:after="0"/>
        <w:textboxTightWrap w:val="none"/>
        <w:rPr>
          <w:rFonts w:cs="Arial"/>
          <w:b/>
          <w:bCs/>
          <w:color w:val="005EB8" w:themeColor="accent1"/>
          <w:spacing w:val="-14"/>
          <w:kern w:val="28"/>
          <w:sz w:val="42"/>
          <w:szCs w:val="32"/>
          <w14:ligatures w14:val="standardContextual"/>
        </w:rPr>
      </w:pPr>
    </w:p>
    <w:p w14:paraId="45279F29" w14:textId="44D7165D" w:rsidR="009B5753" w:rsidRDefault="009B5753" w:rsidP="004F1847">
      <w:pPr>
        <w:pStyle w:val="Docmgmtheading"/>
      </w:pPr>
      <w:r>
        <w:t>Revision History</w:t>
      </w:r>
    </w:p>
    <w:tbl>
      <w:tblPr>
        <w:tblW w:w="5000" w:type="pct"/>
        <w:tblBorders>
          <w:top w:val="single" w:sz="2" w:space="0" w:color="B9B9B9"/>
          <w:bottom w:val="single" w:sz="2" w:space="0" w:color="B9B9B9"/>
          <w:insideH w:val="single" w:sz="2" w:space="0" w:color="B9B9B9"/>
        </w:tblBorders>
        <w:tblLook w:val="0000" w:firstRow="0" w:lastRow="0" w:firstColumn="0" w:lastColumn="0" w:noHBand="0" w:noVBand="0"/>
      </w:tblPr>
      <w:tblGrid>
        <w:gridCol w:w="1215"/>
        <w:gridCol w:w="1474"/>
        <w:gridCol w:w="7175"/>
      </w:tblGrid>
      <w:tr w:rsidR="00052EB1" w:rsidRPr="00B476EC" w14:paraId="3F4ADC20" w14:textId="77777777" w:rsidTr="049E3367">
        <w:trPr>
          <w:trHeight w:val="290"/>
        </w:trPr>
        <w:tc>
          <w:tcPr>
            <w:tcW w:w="616" w:type="pct"/>
            <w:tcBorders>
              <w:top w:val="single" w:sz="2" w:space="0" w:color="0F0F0F" w:themeColor="text1"/>
              <w:bottom w:val="single" w:sz="2" w:space="0" w:color="0F0F0F" w:themeColor="text1"/>
              <w:right w:val="nil"/>
            </w:tcBorders>
          </w:tcPr>
          <w:p w14:paraId="67181E52" w14:textId="77777777" w:rsidR="00052EB1" w:rsidRPr="002E72AF" w:rsidRDefault="00052EB1" w:rsidP="0068163A">
            <w:pPr>
              <w:pStyle w:val="TableHeader"/>
              <w:spacing w:before="120" w:after="120"/>
              <w:rPr>
                <w:sz w:val="22"/>
                <w:szCs w:val="22"/>
                <w:lang w:val="en-GB"/>
              </w:rPr>
            </w:pPr>
            <w:r w:rsidRPr="002E72AF">
              <w:rPr>
                <w:sz w:val="22"/>
                <w:szCs w:val="22"/>
                <w:lang w:val="en-GB"/>
              </w:rPr>
              <w:t>Version</w:t>
            </w:r>
          </w:p>
        </w:tc>
        <w:tc>
          <w:tcPr>
            <w:tcW w:w="747" w:type="pct"/>
            <w:tcBorders>
              <w:top w:val="single" w:sz="2" w:space="0" w:color="0F0F0F" w:themeColor="text1"/>
              <w:left w:val="nil"/>
              <w:bottom w:val="single" w:sz="2" w:space="0" w:color="0F0F0F" w:themeColor="text1"/>
              <w:right w:val="nil"/>
            </w:tcBorders>
            <w:shd w:val="clear" w:color="auto" w:fill="auto"/>
          </w:tcPr>
          <w:p w14:paraId="23501EFC" w14:textId="77777777" w:rsidR="00052EB1" w:rsidRPr="002E72AF" w:rsidRDefault="00052EB1" w:rsidP="0068163A">
            <w:pPr>
              <w:pStyle w:val="TableHeader"/>
              <w:spacing w:before="120" w:after="120"/>
              <w:rPr>
                <w:sz w:val="22"/>
                <w:szCs w:val="22"/>
                <w:lang w:val="en-GB"/>
              </w:rPr>
            </w:pPr>
            <w:r w:rsidRPr="002E72AF">
              <w:rPr>
                <w:sz w:val="22"/>
                <w:szCs w:val="22"/>
                <w:lang w:val="en-GB"/>
              </w:rPr>
              <w:t>Date</w:t>
            </w:r>
          </w:p>
        </w:tc>
        <w:tc>
          <w:tcPr>
            <w:tcW w:w="3637" w:type="pct"/>
            <w:tcBorders>
              <w:top w:val="single" w:sz="2" w:space="0" w:color="0F0F0F" w:themeColor="text1"/>
              <w:left w:val="nil"/>
              <w:bottom w:val="single" w:sz="2" w:space="0" w:color="0F0F0F" w:themeColor="text1"/>
            </w:tcBorders>
          </w:tcPr>
          <w:p w14:paraId="53C1724D" w14:textId="77777777" w:rsidR="00052EB1" w:rsidRPr="002E72AF" w:rsidRDefault="00052EB1" w:rsidP="0068163A">
            <w:pPr>
              <w:pStyle w:val="TableHeader"/>
              <w:spacing w:before="120" w:after="120"/>
              <w:rPr>
                <w:sz w:val="22"/>
                <w:szCs w:val="22"/>
                <w:lang w:val="en-GB"/>
              </w:rPr>
            </w:pPr>
            <w:r w:rsidRPr="002E72AF">
              <w:rPr>
                <w:sz w:val="22"/>
                <w:szCs w:val="22"/>
                <w:lang w:val="en-GB"/>
              </w:rPr>
              <w:t>Summary of Changes</w:t>
            </w:r>
          </w:p>
        </w:tc>
      </w:tr>
      <w:tr w:rsidR="00052EB1" w:rsidRPr="00B476EC" w14:paraId="7935B4FC" w14:textId="77777777" w:rsidTr="049E3367">
        <w:trPr>
          <w:trHeight w:val="290"/>
        </w:trPr>
        <w:tc>
          <w:tcPr>
            <w:tcW w:w="616" w:type="pct"/>
            <w:tcBorders>
              <w:top w:val="single" w:sz="2" w:space="0" w:color="0F0F0F" w:themeColor="text1"/>
              <w:right w:val="single" w:sz="2" w:space="0" w:color="B9B9B9"/>
            </w:tcBorders>
            <w:vAlign w:val="center"/>
          </w:tcPr>
          <w:p w14:paraId="35EB7D89" w14:textId="77777777" w:rsidR="00052EB1" w:rsidRPr="002E72AF" w:rsidRDefault="00052EB1" w:rsidP="0068163A">
            <w:pPr>
              <w:pStyle w:val="TableText"/>
              <w:rPr>
                <w:sz w:val="22"/>
                <w:szCs w:val="22"/>
              </w:rPr>
            </w:pPr>
            <w:r w:rsidRPr="002E72AF">
              <w:rPr>
                <w:sz w:val="22"/>
                <w:szCs w:val="22"/>
              </w:rPr>
              <w:t>V0.1</w:t>
            </w:r>
          </w:p>
        </w:tc>
        <w:tc>
          <w:tcPr>
            <w:tcW w:w="747" w:type="pct"/>
            <w:tcBorders>
              <w:top w:val="single" w:sz="2" w:space="0" w:color="0F0F0F" w:themeColor="text1"/>
              <w:left w:val="single" w:sz="2" w:space="0" w:color="B9B9B9"/>
              <w:right w:val="single" w:sz="2" w:space="0" w:color="B9B9B9"/>
            </w:tcBorders>
            <w:shd w:val="clear" w:color="auto" w:fill="auto"/>
            <w:vAlign w:val="center"/>
          </w:tcPr>
          <w:p w14:paraId="263BB64E" w14:textId="0710461E" w:rsidR="00052EB1" w:rsidRPr="002E72AF" w:rsidRDefault="00082FCC" w:rsidP="0068163A">
            <w:pPr>
              <w:pStyle w:val="TableText"/>
              <w:rPr>
                <w:sz w:val="22"/>
                <w:szCs w:val="22"/>
              </w:rPr>
            </w:pPr>
            <w:r>
              <w:rPr>
                <w:sz w:val="22"/>
                <w:szCs w:val="22"/>
              </w:rPr>
              <w:t>3</w:t>
            </w:r>
            <w:r w:rsidR="00F61D6E">
              <w:rPr>
                <w:sz w:val="22"/>
                <w:szCs w:val="22"/>
              </w:rPr>
              <w:t>1</w:t>
            </w:r>
            <w:r w:rsidR="00052EB1" w:rsidRPr="002E72AF">
              <w:rPr>
                <w:sz w:val="22"/>
                <w:szCs w:val="22"/>
              </w:rPr>
              <w:t>/</w:t>
            </w:r>
            <w:r w:rsidR="00F61D6E">
              <w:rPr>
                <w:sz w:val="22"/>
                <w:szCs w:val="22"/>
              </w:rPr>
              <w:t>10</w:t>
            </w:r>
            <w:r w:rsidR="00052EB1" w:rsidRPr="002E72AF">
              <w:rPr>
                <w:sz w:val="22"/>
                <w:szCs w:val="22"/>
              </w:rPr>
              <w:t>/201</w:t>
            </w:r>
            <w:r w:rsidR="00E3149E">
              <w:rPr>
                <w:sz w:val="22"/>
                <w:szCs w:val="22"/>
              </w:rPr>
              <w:t>9</w:t>
            </w:r>
          </w:p>
        </w:tc>
        <w:tc>
          <w:tcPr>
            <w:tcW w:w="3637" w:type="pct"/>
            <w:tcBorders>
              <w:top w:val="single" w:sz="2" w:space="0" w:color="0F0F0F" w:themeColor="text1"/>
              <w:left w:val="single" w:sz="2" w:space="0" w:color="B9B9B9"/>
            </w:tcBorders>
            <w:vAlign w:val="center"/>
          </w:tcPr>
          <w:p w14:paraId="5BCD9764" w14:textId="7042E514" w:rsidR="00052EB1" w:rsidRPr="002E72AF" w:rsidRDefault="00052EB1" w:rsidP="0068163A">
            <w:pPr>
              <w:pStyle w:val="TableText"/>
              <w:rPr>
                <w:sz w:val="22"/>
                <w:szCs w:val="22"/>
              </w:rPr>
            </w:pPr>
            <w:r w:rsidRPr="002E72AF">
              <w:rPr>
                <w:sz w:val="22"/>
                <w:szCs w:val="22"/>
              </w:rPr>
              <w:t>First Draft</w:t>
            </w:r>
            <w:r w:rsidR="00F31C97">
              <w:rPr>
                <w:sz w:val="22"/>
                <w:szCs w:val="22"/>
              </w:rPr>
              <w:t xml:space="preserve"> for phase 2</w:t>
            </w:r>
            <w:r w:rsidR="00F61D6E">
              <w:rPr>
                <w:sz w:val="22"/>
                <w:szCs w:val="22"/>
              </w:rPr>
              <w:t xml:space="preserve"> based on v0.7 of phase 1 guide</w:t>
            </w:r>
          </w:p>
        </w:tc>
      </w:tr>
      <w:tr w:rsidR="00117BBD" w:rsidRPr="00B476EC" w14:paraId="18D50050" w14:textId="77777777" w:rsidTr="049E3367">
        <w:trPr>
          <w:trHeight w:val="290"/>
        </w:trPr>
        <w:tc>
          <w:tcPr>
            <w:tcW w:w="616" w:type="pct"/>
            <w:tcBorders>
              <w:right w:val="single" w:sz="2" w:space="0" w:color="B9B9B9"/>
            </w:tcBorders>
            <w:vAlign w:val="center"/>
          </w:tcPr>
          <w:p w14:paraId="4812323F" w14:textId="00FC4008" w:rsidR="00117BBD" w:rsidRPr="002E72AF" w:rsidRDefault="006E7BC2" w:rsidP="00117BBD">
            <w:pPr>
              <w:pStyle w:val="TableText"/>
              <w:rPr>
                <w:sz w:val="22"/>
                <w:szCs w:val="22"/>
              </w:rPr>
            </w:pPr>
            <w:r>
              <w:rPr>
                <w:sz w:val="22"/>
                <w:szCs w:val="22"/>
              </w:rPr>
              <w:t>V0.2</w:t>
            </w:r>
          </w:p>
        </w:tc>
        <w:tc>
          <w:tcPr>
            <w:tcW w:w="747" w:type="pct"/>
            <w:tcBorders>
              <w:left w:val="single" w:sz="2" w:space="0" w:color="B9B9B9"/>
              <w:right w:val="single" w:sz="2" w:space="0" w:color="B9B9B9"/>
            </w:tcBorders>
            <w:shd w:val="clear" w:color="auto" w:fill="auto"/>
          </w:tcPr>
          <w:p w14:paraId="7D1E64B0" w14:textId="68F0CE0F" w:rsidR="00117BBD" w:rsidRPr="002E72AF" w:rsidRDefault="003F7DAB" w:rsidP="00117BBD">
            <w:pPr>
              <w:pStyle w:val="TableText"/>
              <w:rPr>
                <w:sz w:val="22"/>
                <w:szCs w:val="22"/>
              </w:rPr>
            </w:pPr>
            <w:r>
              <w:rPr>
                <w:sz w:val="22"/>
                <w:szCs w:val="22"/>
              </w:rPr>
              <w:t>06/11/2019</w:t>
            </w:r>
          </w:p>
        </w:tc>
        <w:tc>
          <w:tcPr>
            <w:tcW w:w="3637" w:type="pct"/>
            <w:tcBorders>
              <w:left w:val="single" w:sz="2" w:space="0" w:color="B9B9B9"/>
            </w:tcBorders>
          </w:tcPr>
          <w:p w14:paraId="1209B0EC" w14:textId="74FE1B85" w:rsidR="00117BBD" w:rsidRPr="002E72AF" w:rsidRDefault="00443597" w:rsidP="00117BBD">
            <w:pPr>
              <w:pStyle w:val="TableText"/>
              <w:rPr>
                <w:sz w:val="22"/>
                <w:szCs w:val="22"/>
              </w:rPr>
            </w:pPr>
            <w:r>
              <w:rPr>
                <w:sz w:val="22"/>
                <w:szCs w:val="22"/>
              </w:rPr>
              <w:t xml:space="preserve">Updates to </w:t>
            </w:r>
            <w:r w:rsidR="00F25602">
              <w:rPr>
                <w:sz w:val="22"/>
                <w:szCs w:val="22"/>
              </w:rPr>
              <w:t>section descriptions to reflect phase 2 content</w:t>
            </w:r>
          </w:p>
        </w:tc>
      </w:tr>
      <w:tr w:rsidR="00117BBD" w:rsidRPr="00B476EC" w14:paraId="1BECED5C" w14:textId="77777777" w:rsidTr="049E3367">
        <w:trPr>
          <w:trHeight w:val="290"/>
        </w:trPr>
        <w:tc>
          <w:tcPr>
            <w:tcW w:w="616" w:type="pct"/>
            <w:tcBorders>
              <w:right w:val="single" w:sz="2" w:space="0" w:color="B9B9B9"/>
            </w:tcBorders>
            <w:vAlign w:val="center"/>
          </w:tcPr>
          <w:p w14:paraId="3E79C7D7" w14:textId="2C1D8BD6" w:rsidR="00117BBD" w:rsidRPr="002E72AF" w:rsidRDefault="00DD45B4" w:rsidP="00117BBD">
            <w:pPr>
              <w:pStyle w:val="TableText"/>
              <w:rPr>
                <w:sz w:val="22"/>
                <w:szCs w:val="22"/>
              </w:rPr>
            </w:pPr>
            <w:r>
              <w:rPr>
                <w:sz w:val="22"/>
                <w:szCs w:val="22"/>
              </w:rPr>
              <w:t>V0.</w:t>
            </w:r>
            <w:r w:rsidR="00B02D3B">
              <w:rPr>
                <w:sz w:val="22"/>
                <w:szCs w:val="22"/>
              </w:rPr>
              <w:t>3</w:t>
            </w:r>
          </w:p>
        </w:tc>
        <w:tc>
          <w:tcPr>
            <w:tcW w:w="747" w:type="pct"/>
            <w:tcBorders>
              <w:left w:val="single" w:sz="2" w:space="0" w:color="B9B9B9"/>
              <w:right w:val="single" w:sz="2" w:space="0" w:color="B9B9B9"/>
            </w:tcBorders>
            <w:shd w:val="clear" w:color="auto" w:fill="auto"/>
          </w:tcPr>
          <w:p w14:paraId="60F46795" w14:textId="57D325DE" w:rsidR="00117BBD" w:rsidRPr="002E72AF" w:rsidRDefault="00DD45B4" w:rsidP="00117BBD">
            <w:pPr>
              <w:pStyle w:val="TableText"/>
              <w:rPr>
                <w:sz w:val="22"/>
                <w:szCs w:val="22"/>
              </w:rPr>
            </w:pPr>
            <w:r>
              <w:rPr>
                <w:sz w:val="22"/>
                <w:szCs w:val="22"/>
              </w:rPr>
              <w:t>07/11/2019</w:t>
            </w:r>
          </w:p>
        </w:tc>
        <w:tc>
          <w:tcPr>
            <w:tcW w:w="3637" w:type="pct"/>
            <w:tcBorders>
              <w:left w:val="single" w:sz="2" w:space="0" w:color="B9B9B9"/>
            </w:tcBorders>
          </w:tcPr>
          <w:p w14:paraId="1B36AF39" w14:textId="0252577F" w:rsidR="00117BBD" w:rsidRPr="002E72AF" w:rsidRDefault="00DD45B4" w:rsidP="00117BBD">
            <w:pPr>
              <w:pStyle w:val="TableText"/>
              <w:rPr>
                <w:sz w:val="22"/>
                <w:szCs w:val="22"/>
              </w:rPr>
            </w:pPr>
            <w:r>
              <w:rPr>
                <w:sz w:val="22"/>
                <w:szCs w:val="22"/>
              </w:rPr>
              <w:t>RBAC Codes made explicit and link to WES included</w:t>
            </w:r>
          </w:p>
        </w:tc>
      </w:tr>
      <w:tr w:rsidR="001F1086" w14:paraId="167431AF" w14:textId="77777777" w:rsidTr="049E3367">
        <w:trPr>
          <w:trHeight w:val="290"/>
        </w:trPr>
        <w:tc>
          <w:tcPr>
            <w:tcW w:w="616" w:type="pct"/>
            <w:tcBorders>
              <w:right w:val="single" w:sz="2" w:space="0" w:color="B9B9B9"/>
            </w:tcBorders>
            <w:vAlign w:val="center"/>
          </w:tcPr>
          <w:p w14:paraId="6B5A991E" w14:textId="07FD1DE2" w:rsidR="001F1086" w:rsidRDefault="005B2992" w:rsidP="001F1086">
            <w:pPr>
              <w:pStyle w:val="TableText"/>
              <w:rPr>
                <w:sz w:val="22"/>
                <w:szCs w:val="22"/>
              </w:rPr>
            </w:pPr>
            <w:r>
              <w:rPr>
                <w:sz w:val="22"/>
                <w:szCs w:val="22"/>
              </w:rPr>
              <w:t>V0.4</w:t>
            </w:r>
          </w:p>
        </w:tc>
        <w:tc>
          <w:tcPr>
            <w:tcW w:w="747" w:type="pct"/>
            <w:tcBorders>
              <w:left w:val="single" w:sz="2" w:space="0" w:color="B9B9B9"/>
              <w:right w:val="single" w:sz="2" w:space="0" w:color="B9B9B9"/>
            </w:tcBorders>
            <w:shd w:val="clear" w:color="auto" w:fill="auto"/>
          </w:tcPr>
          <w:p w14:paraId="0DB104AB" w14:textId="63974FF2" w:rsidR="001F1086" w:rsidRDefault="006466E0" w:rsidP="001F1086">
            <w:pPr>
              <w:pStyle w:val="TableText"/>
              <w:rPr>
                <w:sz w:val="22"/>
                <w:szCs w:val="22"/>
              </w:rPr>
            </w:pPr>
            <w:r>
              <w:rPr>
                <w:sz w:val="22"/>
                <w:szCs w:val="22"/>
              </w:rPr>
              <w:t>14/11/2019</w:t>
            </w:r>
          </w:p>
        </w:tc>
        <w:tc>
          <w:tcPr>
            <w:tcW w:w="3637" w:type="pct"/>
            <w:tcBorders>
              <w:left w:val="single" w:sz="2" w:space="0" w:color="B9B9B9"/>
            </w:tcBorders>
          </w:tcPr>
          <w:p w14:paraId="5B0CD5D5" w14:textId="44035874" w:rsidR="001F1086" w:rsidRDefault="006466E0" w:rsidP="001F1086">
            <w:pPr>
              <w:pStyle w:val="TableText"/>
              <w:rPr>
                <w:sz w:val="22"/>
                <w:szCs w:val="22"/>
              </w:rPr>
            </w:pPr>
            <w:r>
              <w:rPr>
                <w:sz w:val="22"/>
                <w:szCs w:val="22"/>
              </w:rPr>
              <w:t>Updated to clari</w:t>
            </w:r>
            <w:r w:rsidR="00C31C25">
              <w:rPr>
                <w:sz w:val="22"/>
                <w:szCs w:val="22"/>
              </w:rPr>
              <w:t>fy CIS /RBAC / Smartcard relationship</w:t>
            </w:r>
            <w:r w:rsidR="00F23DBA">
              <w:rPr>
                <w:sz w:val="22"/>
                <w:szCs w:val="22"/>
              </w:rPr>
              <w:t xml:space="preserve"> and glossary</w:t>
            </w:r>
          </w:p>
        </w:tc>
      </w:tr>
      <w:tr w:rsidR="001F1086" w14:paraId="49A8D8E0" w14:textId="77777777" w:rsidTr="049E3367">
        <w:trPr>
          <w:trHeight w:val="290"/>
        </w:trPr>
        <w:tc>
          <w:tcPr>
            <w:tcW w:w="616" w:type="pct"/>
            <w:tcBorders>
              <w:right w:val="single" w:sz="2" w:space="0" w:color="B9B9B9"/>
            </w:tcBorders>
            <w:vAlign w:val="center"/>
          </w:tcPr>
          <w:p w14:paraId="02A2D03C" w14:textId="6722FB9E" w:rsidR="001F1086" w:rsidRDefault="00E4691E" w:rsidP="001F1086">
            <w:pPr>
              <w:pStyle w:val="TableText"/>
              <w:rPr>
                <w:sz w:val="22"/>
                <w:szCs w:val="22"/>
              </w:rPr>
            </w:pPr>
            <w:r>
              <w:rPr>
                <w:sz w:val="22"/>
                <w:szCs w:val="22"/>
              </w:rPr>
              <w:t>V0.5</w:t>
            </w:r>
          </w:p>
        </w:tc>
        <w:tc>
          <w:tcPr>
            <w:tcW w:w="747" w:type="pct"/>
            <w:tcBorders>
              <w:left w:val="single" w:sz="2" w:space="0" w:color="B9B9B9"/>
              <w:right w:val="single" w:sz="2" w:space="0" w:color="B9B9B9"/>
            </w:tcBorders>
            <w:shd w:val="clear" w:color="auto" w:fill="auto"/>
          </w:tcPr>
          <w:p w14:paraId="3B1B301D" w14:textId="7922C695" w:rsidR="001F1086" w:rsidRDefault="003A5CEB" w:rsidP="001F1086">
            <w:pPr>
              <w:pStyle w:val="TableText"/>
              <w:rPr>
                <w:sz w:val="22"/>
                <w:szCs w:val="22"/>
              </w:rPr>
            </w:pPr>
            <w:r>
              <w:rPr>
                <w:sz w:val="22"/>
                <w:szCs w:val="22"/>
              </w:rPr>
              <w:t>21/02/2019</w:t>
            </w:r>
          </w:p>
        </w:tc>
        <w:tc>
          <w:tcPr>
            <w:tcW w:w="3637" w:type="pct"/>
            <w:tcBorders>
              <w:left w:val="single" w:sz="2" w:space="0" w:color="B9B9B9"/>
            </w:tcBorders>
          </w:tcPr>
          <w:p w14:paraId="1D11A9B9" w14:textId="7B9EF19E" w:rsidR="001F1086" w:rsidRDefault="00E4691E" w:rsidP="001F1086">
            <w:pPr>
              <w:pStyle w:val="TableText"/>
              <w:rPr>
                <w:sz w:val="22"/>
                <w:szCs w:val="22"/>
              </w:rPr>
            </w:pPr>
            <w:r>
              <w:rPr>
                <w:sz w:val="22"/>
                <w:szCs w:val="22"/>
              </w:rPr>
              <w:t xml:space="preserve">Updated </w:t>
            </w:r>
            <w:r w:rsidR="005E2550">
              <w:rPr>
                <w:sz w:val="22"/>
                <w:szCs w:val="22"/>
              </w:rPr>
              <w:t xml:space="preserve">Business Requirements to v1.2, </w:t>
            </w:r>
            <w:r w:rsidR="006E5C05">
              <w:rPr>
                <w:sz w:val="22"/>
                <w:szCs w:val="22"/>
              </w:rPr>
              <w:t>Updated Benefits Reporting section.</w:t>
            </w:r>
            <w:r w:rsidR="00E85111">
              <w:rPr>
                <w:sz w:val="22"/>
                <w:szCs w:val="22"/>
              </w:rPr>
              <w:t xml:space="preserve"> Removed RBAC codes, Updated connected parties.</w:t>
            </w:r>
          </w:p>
        </w:tc>
      </w:tr>
      <w:tr w:rsidR="001F1086" w:rsidRPr="00B476EC" w14:paraId="21388ADE" w14:textId="77777777" w:rsidTr="049E3367">
        <w:trPr>
          <w:trHeight w:val="290"/>
        </w:trPr>
        <w:tc>
          <w:tcPr>
            <w:tcW w:w="616" w:type="pct"/>
            <w:tcBorders>
              <w:right w:val="single" w:sz="2" w:space="0" w:color="B9B9B9"/>
            </w:tcBorders>
            <w:vAlign w:val="center"/>
          </w:tcPr>
          <w:p w14:paraId="6D94EBD4" w14:textId="34205835" w:rsidR="001F1086" w:rsidRPr="002E72AF" w:rsidRDefault="00142B66" w:rsidP="001F1086">
            <w:pPr>
              <w:pStyle w:val="TableText"/>
              <w:rPr>
                <w:sz w:val="22"/>
                <w:szCs w:val="22"/>
              </w:rPr>
            </w:pPr>
            <w:r>
              <w:rPr>
                <w:sz w:val="22"/>
                <w:szCs w:val="22"/>
              </w:rPr>
              <w:t>V0.6</w:t>
            </w:r>
          </w:p>
        </w:tc>
        <w:tc>
          <w:tcPr>
            <w:tcW w:w="747" w:type="pct"/>
            <w:tcBorders>
              <w:left w:val="single" w:sz="2" w:space="0" w:color="B9B9B9"/>
              <w:right w:val="single" w:sz="2" w:space="0" w:color="B9B9B9"/>
            </w:tcBorders>
            <w:shd w:val="clear" w:color="auto" w:fill="auto"/>
          </w:tcPr>
          <w:p w14:paraId="052817C9" w14:textId="4E749A76" w:rsidR="001F1086" w:rsidRPr="002E72AF" w:rsidRDefault="00142B66" w:rsidP="001F1086">
            <w:pPr>
              <w:pStyle w:val="TableText"/>
              <w:rPr>
                <w:sz w:val="22"/>
                <w:szCs w:val="22"/>
              </w:rPr>
            </w:pPr>
            <w:r>
              <w:rPr>
                <w:sz w:val="22"/>
                <w:szCs w:val="22"/>
              </w:rPr>
              <w:t>21/06/2020</w:t>
            </w:r>
          </w:p>
        </w:tc>
        <w:tc>
          <w:tcPr>
            <w:tcW w:w="3637" w:type="pct"/>
            <w:tcBorders>
              <w:left w:val="single" w:sz="2" w:space="0" w:color="B9B9B9"/>
            </w:tcBorders>
          </w:tcPr>
          <w:p w14:paraId="6E251F8E" w14:textId="4BC81650" w:rsidR="001F1086" w:rsidRPr="002E72AF" w:rsidRDefault="00142B66" w:rsidP="001F1086">
            <w:pPr>
              <w:pStyle w:val="TableText"/>
              <w:rPr>
                <w:sz w:val="22"/>
                <w:szCs w:val="22"/>
              </w:rPr>
            </w:pPr>
            <w:r>
              <w:rPr>
                <w:sz w:val="22"/>
                <w:szCs w:val="22"/>
              </w:rPr>
              <w:t xml:space="preserve">Removed Intro slides and stored on </w:t>
            </w:r>
            <w:proofErr w:type="spellStart"/>
            <w:r>
              <w:rPr>
                <w:sz w:val="22"/>
                <w:szCs w:val="22"/>
              </w:rPr>
              <w:t>Github</w:t>
            </w:r>
            <w:proofErr w:type="spellEnd"/>
            <w:r>
              <w:rPr>
                <w:sz w:val="22"/>
                <w:szCs w:val="22"/>
              </w:rPr>
              <w:t xml:space="preserve"> to reduce </w:t>
            </w:r>
            <w:proofErr w:type="spellStart"/>
            <w:r>
              <w:rPr>
                <w:sz w:val="22"/>
                <w:szCs w:val="22"/>
              </w:rPr>
              <w:t>filesize</w:t>
            </w:r>
            <w:proofErr w:type="spellEnd"/>
            <w:r w:rsidR="0079320B">
              <w:rPr>
                <w:sz w:val="22"/>
                <w:szCs w:val="22"/>
              </w:rPr>
              <w:t xml:space="preserve">. Removed reference to WES as it has not been updated to </w:t>
            </w:r>
            <w:r w:rsidR="00152577">
              <w:rPr>
                <w:sz w:val="22"/>
                <w:szCs w:val="22"/>
              </w:rPr>
              <w:t xml:space="preserve">reference </w:t>
            </w:r>
            <w:r w:rsidR="00DC6155">
              <w:rPr>
                <w:sz w:val="22"/>
                <w:szCs w:val="22"/>
              </w:rPr>
              <w:t xml:space="preserve">new </w:t>
            </w:r>
            <w:proofErr w:type="spellStart"/>
            <w:r w:rsidR="00152577">
              <w:rPr>
                <w:sz w:val="22"/>
                <w:szCs w:val="22"/>
              </w:rPr>
              <w:t>SCRa</w:t>
            </w:r>
            <w:proofErr w:type="spellEnd"/>
            <w:r w:rsidR="00DC6155">
              <w:rPr>
                <w:sz w:val="22"/>
                <w:szCs w:val="22"/>
              </w:rPr>
              <w:t xml:space="preserve"> or the Identity Hu</w:t>
            </w:r>
            <w:r w:rsidR="00601407">
              <w:rPr>
                <w:sz w:val="22"/>
                <w:szCs w:val="22"/>
              </w:rPr>
              <w:t>b. Removed reference to the EUOD as it is being replaced by the DSA.</w:t>
            </w:r>
          </w:p>
        </w:tc>
      </w:tr>
      <w:tr w:rsidR="001F1086" w:rsidRPr="00B476EC" w14:paraId="3435BAFB" w14:textId="77777777" w:rsidTr="049E3367">
        <w:trPr>
          <w:trHeight w:val="290"/>
        </w:trPr>
        <w:tc>
          <w:tcPr>
            <w:tcW w:w="616" w:type="pct"/>
            <w:tcBorders>
              <w:right w:val="single" w:sz="2" w:space="0" w:color="B9B9B9"/>
            </w:tcBorders>
            <w:vAlign w:val="center"/>
          </w:tcPr>
          <w:p w14:paraId="113418EE" w14:textId="5193E472" w:rsidR="001F1086" w:rsidRPr="68AE8C33" w:rsidRDefault="00CB5236" w:rsidP="001F1086">
            <w:pPr>
              <w:pStyle w:val="TableText"/>
              <w:rPr>
                <w:sz w:val="22"/>
                <w:szCs w:val="22"/>
              </w:rPr>
            </w:pPr>
            <w:r>
              <w:rPr>
                <w:sz w:val="22"/>
                <w:szCs w:val="22"/>
              </w:rPr>
              <w:t>V0.7</w:t>
            </w:r>
          </w:p>
        </w:tc>
        <w:tc>
          <w:tcPr>
            <w:tcW w:w="747" w:type="pct"/>
            <w:tcBorders>
              <w:left w:val="single" w:sz="2" w:space="0" w:color="B9B9B9"/>
              <w:right w:val="single" w:sz="2" w:space="0" w:color="B9B9B9"/>
            </w:tcBorders>
            <w:shd w:val="clear" w:color="auto" w:fill="auto"/>
          </w:tcPr>
          <w:p w14:paraId="16AD115E" w14:textId="5BF73E2E" w:rsidR="001F1086" w:rsidRDefault="00CB5236" w:rsidP="001F1086">
            <w:pPr>
              <w:pStyle w:val="TableText"/>
              <w:rPr>
                <w:sz w:val="22"/>
                <w:szCs w:val="22"/>
              </w:rPr>
            </w:pPr>
            <w:r>
              <w:rPr>
                <w:sz w:val="22"/>
                <w:szCs w:val="22"/>
              </w:rPr>
              <w:t>08/09/2020</w:t>
            </w:r>
          </w:p>
        </w:tc>
        <w:tc>
          <w:tcPr>
            <w:tcW w:w="3637" w:type="pct"/>
            <w:tcBorders>
              <w:left w:val="single" w:sz="2" w:space="0" w:color="B9B9B9"/>
            </w:tcBorders>
          </w:tcPr>
          <w:p w14:paraId="088011C0" w14:textId="4F2E371F" w:rsidR="001F1086" w:rsidRDefault="007479D2" w:rsidP="001F1086">
            <w:pPr>
              <w:pStyle w:val="TableText"/>
              <w:rPr>
                <w:sz w:val="22"/>
                <w:szCs w:val="22"/>
              </w:rPr>
            </w:pPr>
            <w:r>
              <w:rPr>
                <w:sz w:val="22"/>
                <w:szCs w:val="22"/>
              </w:rPr>
              <w:t>Minor cosmetic updates</w:t>
            </w:r>
          </w:p>
        </w:tc>
      </w:tr>
      <w:tr w:rsidR="001F1086" w:rsidRPr="00B476EC" w14:paraId="564B6343" w14:textId="77777777" w:rsidTr="049E3367">
        <w:trPr>
          <w:trHeight w:val="290"/>
        </w:trPr>
        <w:tc>
          <w:tcPr>
            <w:tcW w:w="616" w:type="pct"/>
            <w:tcBorders>
              <w:right w:val="single" w:sz="2" w:space="0" w:color="B9B9B9"/>
            </w:tcBorders>
            <w:vAlign w:val="center"/>
          </w:tcPr>
          <w:p w14:paraId="0C530CEC" w14:textId="14CE7B68" w:rsidR="001F1086" w:rsidRDefault="001C513F" w:rsidP="001F1086">
            <w:pPr>
              <w:pStyle w:val="TableText"/>
              <w:rPr>
                <w:sz w:val="22"/>
                <w:szCs w:val="22"/>
              </w:rPr>
            </w:pPr>
            <w:r>
              <w:rPr>
                <w:sz w:val="22"/>
                <w:szCs w:val="22"/>
              </w:rPr>
              <w:t>V0.8</w:t>
            </w:r>
          </w:p>
        </w:tc>
        <w:tc>
          <w:tcPr>
            <w:tcW w:w="747" w:type="pct"/>
            <w:tcBorders>
              <w:left w:val="single" w:sz="2" w:space="0" w:color="B9B9B9"/>
              <w:right w:val="single" w:sz="2" w:space="0" w:color="B9B9B9"/>
            </w:tcBorders>
            <w:shd w:val="clear" w:color="auto" w:fill="auto"/>
          </w:tcPr>
          <w:p w14:paraId="69237620" w14:textId="069ED338" w:rsidR="001F1086" w:rsidRDefault="001C513F" w:rsidP="001F1086">
            <w:pPr>
              <w:pStyle w:val="TableText"/>
              <w:rPr>
                <w:sz w:val="22"/>
                <w:szCs w:val="22"/>
              </w:rPr>
            </w:pPr>
            <w:r>
              <w:rPr>
                <w:sz w:val="22"/>
                <w:szCs w:val="22"/>
              </w:rPr>
              <w:t>13/10/2020</w:t>
            </w:r>
          </w:p>
        </w:tc>
        <w:tc>
          <w:tcPr>
            <w:tcW w:w="3637" w:type="pct"/>
            <w:tcBorders>
              <w:left w:val="single" w:sz="2" w:space="0" w:color="B9B9B9"/>
            </w:tcBorders>
          </w:tcPr>
          <w:p w14:paraId="107792E7" w14:textId="21597773" w:rsidR="001F1086" w:rsidRDefault="001C513F" w:rsidP="001F1086">
            <w:pPr>
              <w:pStyle w:val="TableText"/>
              <w:rPr>
                <w:sz w:val="22"/>
                <w:szCs w:val="22"/>
              </w:rPr>
            </w:pPr>
            <w:r>
              <w:rPr>
                <w:sz w:val="22"/>
                <w:szCs w:val="22"/>
              </w:rPr>
              <w:t>Updated Consumer Guidance attachment</w:t>
            </w:r>
          </w:p>
        </w:tc>
      </w:tr>
      <w:tr w:rsidR="001F1086" w:rsidRPr="00B476EC" w14:paraId="34B7E4E7" w14:textId="77777777" w:rsidTr="049E3367">
        <w:trPr>
          <w:trHeight w:val="290"/>
        </w:trPr>
        <w:tc>
          <w:tcPr>
            <w:tcW w:w="616" w:type="pct"/>
            <w:tcBorders>
              <w:right w:val="single" w:sz="2" w:space="0" w:color="B9B9B9"/>
            </w:tcBorders>
            <w:vAlign w:val="center"/>
          </w:tcPr>
          <w:p w14:paraId="252BD5C9" w14:textId="47BE298A" w:rsidR="001F1086" w:rsidRDefault="00C462C0" w:rsidP="001F1086">
            <w:pPr>
              <w:pStyle w:val="TableText"/>
              <w:rPr>
                <w:sz w:val="22"/>
                <w:szCs w:val="22"/>
              </w:rPr>
            </w:pPr>
            <w:r>
              <w:rPr>
                <w:sz w:val="22"/>
                <w:szCs w:val="22"/>
              </w:rPr>
              <w:t>V0.9</w:t>
            </w:r>
          </w:p>
        </w:tc>
        <w:tc>
          <w:tcPr>
            <w:tcW w:w="747" w:type="pct"/>
            <w:tcBorders>
              <w:left w:val="single" w:sz="2" w:space="0" w:color="B9B9B9"/>
              <w:right w:val="single" w:sz="2" w:space="0" w:color="B9B9B9"/>
            </w:tcBorders>
            <w:shd w:val="clear" w:color="auto" w:fill="auto"/>
          </w:tcPr>
          <w:p w14:paraId="1DB54EB2" w14:textId="680C90C6" w:rsidR="001F1086" w:rsidRDefault="00C462C0" w:rsidP="001F1086">
            <w:pPr>
              <w:pStyle w:val="TableText"/>
              <w:rPr>
                <w:sz w:val="22"/>
                <w:szCs w:val="22"/>
              </w:rPr>
            </w:pPr>
            <w:r>
              <w:rPr>
                <w:sz w:val="22"/>
                <w:szCs w:val="22"/>
              </w:rPr>
              <w:t>7/12/2020</w:t>
            </w:r>
          </w:p>
        </w:tc>
        <w:tc>
          <w:tcPr>
            <w:tcW w:w="3637" w:type="pct"/>
            <w:tcBorders>
              <w:left w:val="single" w:sz="2" w:space="0" w:color="B9B9B9"/>
            </w:tcBorders>
          </w:tcPr>
          <w:p w14:paraId="4F98D1DD" w14:textId="01706B4C" w:rsidR="001F1086" w:rsidRDefault="00C462C0" w:rsidP="001F1086">
            <w:pPr>
              <w:pStyle w:val="TableText"/>
              <w:rPr>
                <w:sz w:val="22"/>
                <w:szCs w:val="22"/>
              </w:rPr>
            </w:pPr>
            <w:r w:rsidRPr="1D5FCCB8">
              <w:rPr>
                <w:sz w:val="22"/>
                <w:szCs w:val="22"/>
              </w:rPr>
              <w:t>Updates following review</w:t>
            </w:r>
          </w:p>
        </w:tc>
      </w:tr>
      <w:tr w:rsidR="00904956" w:rsidRPr="00B476EC" w14:paraId="04C607EA" w14:textId="77777777" w:rsidTr="049E3367">
        <w:trPr>
          <w:trHeight w:val="290"/>
        </w:trPr>
        <w:tc>
          <w:tcPr>
            <w:tcW w:w="616" w:type="pct"/>
            <w:tcBorders>
              <w:right w:val="single" w:sz="2" w:space="0" w:color="B9B9B9"/>
            </w:tcBorders>
            <w:vAlign w:val="center"/>
          </w:tcPr>
          <w:p w14:paraId="10D71744" w14:textId="7842C2E6" w:rsidR="00904956" w:rsidRDefault="00904956" w:rsidP="001F1086">
            <w:pPr>
              <w:pStyle w:val="TableText"/>
              <w:rPr>
                <w:sz w:val="22"/>
                <w:szCs w:val="22"/>
              </w:rPr>
            </w:pPr>
            <w:r>
              <w:rPr>
                <w:sz w:val="22"/>
                <w:szCs w:val="22"/>
              </w:rPr>
              <w:t>V1.0</w:t>
            </w:r>
          </w:p>
        </w:tc>
        <w:tc>
          <w:tcPr>
            <w:tcW w:w="747" w:type="pct"/>
            <w:tcBorders>
              <w:left w:val="single" w:sz="2" w:space="0" w:color="B9B9B9"/>
              <w:right w:val="single" w:sz="2" w:space="0" w:color="B9B9B9"/>
            </w:tcBorders>
            <w:shd w:val="clear" w:color="auto" w:fill="auto"/>
          </w:tcPr>
          <w:p w14:paraId="26A43703" w14:textId="5ED13E4E" w:rsidR="00904956" w:rsidRDefault="00904956" w:rsidP="001F1086">
            <w:pPr>
              <w:pStyle w:val="TableText"/>
              <w:rPr>
                <w:sz w:val="22"/>
                <w:szCs w:val="22"/>
              </w:rPr>
            </w:pPr>
            <w:r>
              <w:rPr>
                <w:sz w:val="22"/>
                <w:szCs w:val="22"/>
              </w:rPr>
              <w:t>15/02/2021</w:t>
            </w:r>
          </w:p>
        </w:tc>
        <w:tc>
          <w:tcPr>
            <w:tcW w:w="3637" w:type="pct"/>
            <w:tcBorders>
              <w:left w:val="single" w:sz="2" w:space="0" w:color="B9B9B9"/>
            </w:tcBorders>
          </w:tcPr>
          <w:p w14:paraId="04DF477C" w14:textId="0E3CFC83" w:rsidR="00904956" w:rsidRPr="1D5FCCB8" w:rsidRDefault="00904956" w:rsidP="001F1086">
            <w:pPr>
              <w:pStyle w:val="TableText"/>
              <w:rPr>
                <w:sz w:val="22"/>
                <w:szCs w:val="22"/>
              </w:rPr>
            </w:pPr>
            <w:r>
              <w:rPr>
                <w:sz w:val="22"/>
                <w:szCs w:val="22"/>
              </w:rPr>
              <w:t>Updates following review</w:t>
            </w:r>
          </w:p>
        </w:tc>
      </w:tr>
      <w:tr w:rsidR="00672556" w:rsidRPr="00B476EC" w14:paraId="44BC7D6E" w14:textId="77777777" w:rsidTr="049E3367">
        <w:trPr>
          <w:trHeight w:val="290"/>
        </w:trPr>
        <w:tc>
          <w:tcPr>
            <w:tcW w:w="616" w:type="pct"/>
            <w:tcBorders>
              <w:right w:val="single" w:sz="2" w:space="0" w:color="B9B9B9"/>
            </w:tcBorders>
            <w:vAlign w:val="center"/>
          </w:tcPr>
          <w:p w14:paraId="2A22E065" w14:textId="452AFE11" w:rsidR="00672556" w:rsidRDefault="00672556" w:rsidP="001F1086">
            <w:pPr>
              <w:pStyle w:val="TableText"/>
              <w:rPr>
                <w:sz w:val="22"/>
                <w:szCs w:val="22"/>
              </w:rPr>
            </w:pPr>
            <w:r>
              <w:rPr>
                <w:sz w:val="22"/>
                <w:szCs w:val="22"/>
              </w:rPr>
              <w:t>V1.1</w:t>
            </w:r>
          </w:p>
        </w:tc>
        <w:tc>
          <w:tcPr>
            <w:tcW w:w="747" w:type="pct"/>
            <w:tcBorders>
              <w:left w:val="single" w:sz="2" w:space="0" w:color="B9B9B9"/>
              <w:right w:val="single" w:sz="2" w:space="0" w:color="B9B9B9"/>
            </w:tcBorders>
            <w:shd w:val="clear" w:color="auto" w:fill="auto"/>
          </w:tcPr>
          <w:p w14:paraId="17075318" w14:textId="52542BDC" w:rsidR="00672556" w:rsidRDefault="00672556" w:rsidP="001F1086">
            <w:pPr>
              <w:pStyle w:val="TableText"/>
              <w:rPr>
                <w:sz w:val="22"/>
                <w:szCs w:val="22"/>
              </w:rPr>
            </w:pPr>
            <w:r>
              <w:rPr>
                <w:sz w:val="22"/>
                <w:szCs w:val="22"/>
              </w:rPr>
              <w:t>24/05/2021</w:t>
            </w:r>
          </w:p>
        </w:tc>
        <w:tc>
          <w:tcPr>
            <w:tcW w:w="3637" w:type="pct"/>
            <w:tcBorders>
              <w:left w:val="single" w:sz="2" w:space="0" w:color="B9B9B9"/>
            </w:tcBorders>
          </w:tcPr>
          <w:p w14:paraId="0F0B6F60" w14:textId="1FCC7445" w:rsidR="00672556" w:rsidRDefault="005B6F78" w:rsidP="001F1086">
            <w:pPr>
              <w:pStyle w:val="TableText"/>
              <w:rPr>
                <w:sz w:val="22"/>
                <w:szCs w:val="22"/>
              </w:rPr>
            </w:pPr>
            <w:r>
              <w:rPr>
                <w:sz w:val="22"/>
                <w:szCs w:val="22"/>
              </w:rPr>
              <w:t>Removed static documents and replaced with links leading to external SharePoint site.</w:t>
            </w:r>
          </w:p>
        </w:tc>
      </w:tr>
    </w:tbl>
    <w:p w14:paraId="02F81A46" w14:textId="7BCA48C8" w:rsidR="6DE4A530" w:rsidRDefault="6DE4A530" w:rsidP="6DE4A530">
      <w:pPr>
        <w:pStyle w:val="DocMgmtSubhead"/>
        <w:rPr>
          <w:sz w:val="28"/>
          <w:szCs w:val="28"/>
        </w:rPr>
      </w:pPr>
    </w:p>
    <w:p w14:paraId="24269ACD" w14:textId="77777777" w:rsidR="008020A3" w:rsidRDefault="008020A3" w:rsidP="0082300D">
      <w:pPr>
        <w:pStyle w:val="DocMgmtSubhead"/>
        <w:rPr>
          <w:bCs/>
          <w:szCs w:val="35"/>
        </w:rPr>
      </w:pPr>
      <w:bookmarkStart w:id="0" w:name="_Toc350847281"/>
      <w:bookmarkStart w:id="1" w:name="_Toc350847325"/>
    </w:p>
    <w:p w14:paraId="41A0BCB6" w14:textId="3392DC9F" w:rsidR="0082300D" w:rsidRPr="003E1258" w:rsidRDefault="0082300D" w:rsidP="0082300D">
      <w:pPr>
        <w:pStyle w:val="DocMgmtSubhead"/>
        <w:rPr>
          <w:sz w:val="28"/>
          <w:szCs w:val="28"/>
        </w:rPr>
      </w:pPr>
      <w:r w:rsidRPr="31E6F7FA">
        <w:rPr>
          <w:sz w:val="28"/>
          <w:szCs w:val="28"/>
        </w:rPr>
        <w:t>Reviewers</w:t>
      </w:r>
      <w:bookmarkEnd w:id="0"/>
      <w:bookmarkEnd w:id="1"/>
    </w:p>
    <w:p w14:paraId="4E74648A" w14:textId="77777777" w:rsidR="0082300D" w:rsidRPr="00B476EC" w:rsidRDefault="0082300D" w:rsidP="0082300D">
      <w:pPr>
        <w:spacing w:before="120" w:after="120"/>
      </w:pPr>
      <w:r>
        <w:t xml:space="preserve">This document has been reviewed by the following people: </w:t>
      </w:r>
    </w:p>
    <w:tbl>
      <w:tblPr>
        <w:tblW w:w="5000" w:type="pct"/>
        <w:tblBorders>
          <w:top w:val="single" w:sz="2" w:space="0" w:color="B9B9B9"/>
          <w:bottom w:val="single" w:sz="2" w:space="0" w:color="B9B9B9"/>
          <w:insideH w:val="single" w:sz="2" w:space="0" w:color="B9B9B9"/>
        </w:tblBorders>
        <w:tblLook w:val="01E0" w:firstRow="1" w:lastRow="1" w:firstColumn="1" w:lastColumn="1" w:noHBand="0" w:noVBand="0"/>
      </w:tblPr>
      <w:tblGrid>
        <w:gridCol w:w="2109"/>
        <w:gridCol w:w="4656"/>
        <w:gridCol w:w="1458"/>
        <w:gridCol w:w="1641"/>
      </w:tblGrid>
      <w:tr w:rsidR="0082300D" w:rsidRPr="00EB2DDF" w14:paraId="1465F317" w14:textId="77777777" w:rsidTr="4B89DCE2">
        <w:trPr>
          <w:cantSplit/>
          <w:tblHeader/>
        </w:trPr>
        <w:tc>
          <w:tcPr>
            <w:tcW w:w="1069" w:type="pct"/>
            <w:tcBorders>
              <w:top w:val="single" w:sz="2" w:space="0" w:color="000000"/>
              <w:bottom w:val="single" w:sz="2" w:space="0" w:color="000000"/>
              <w:right w:val="nil"/>
            </w:tcBorders>
          </w:tcPr>
          <w:p w14:paraId="6241D47A" w14:textId="77777777" w:rsidR="0082300D" w:rsidRPr="00F96CA5" w:rsidRDefault="0082300D" w:rsidP="004F09A1">
            <w:pPr>
              <w:pStyle w:val="TableHeader"/>
              <w:spacing w:before="120" w:after="120"/>
              <w:jc w:val="center"/>
              <w:rPr>
                <w:sz w:val="20"/>
                <w:szCs w:val="20"/>
              </w:rPr>
            </w:pPr>
            <w:r w:rsidRPr="31E6F7FA">
              <w:rPr>
                <w:sz w:val="20"/>
                <w:szCs w:val="20"/>
              </w:rPr>
              <w:t>Reviewer Name</w:t>
            </w:r>
          </w:p>
        </w:tc>
        <w:tc>
          <w:tcPr>
            <w:tcW w:w="2360" w:type="pct"/>
            <w:tcBorders>
              <w:top w:val="single" w:sz="2" w:space="0" w:color="000000"/>
              <w:left w:val="nil"/>
              <w:bottom w:val="single" w:sz="2" w:space="0" w:color="000000"/>
              <w:right w:val="nil"/>
            </w:tcBorders>
            <w:shd w:val="clear" w:color="auto" w:fill="auto"/>
          </w:tcPr>
          <w:p w14:paraId="12813E11" w14:textId="77777777" w:rsidR="0082300D" w:rsidRPr="00F96CA5" w:rsidRDefault="0082300D" w:rsidP="004F09A1">
            <w:pPr>
              <w:pStyle w:val="TableHeader"/>
              <w:spacing w:before="120" w:after="120"/>
              <w:jc w:val="center"/>
              <w:rPr>
                <w:sz w:val="20"/>
                <w:szCs w:val="20"/>
              </w:rPr>
            </w:pPr>
            <w:r w:rsidRPr="31E6F7FA">
              <w:rPr>
                <w:sz w:val="20"/>
                <w:szCs w:val="20"/>
              </w:rPr>
              <w:t>Title / Responsibility</w:t>
            </w:r>
          </w:p>
        </w:tc>
        <w:tc>
          <w:tcPr>
            <w:tcW w:w="739" w:type="pct"/>
            <w:tcBorders>
              <w:top w:val="single" w:sz="2" w:space="0" w:color="000000"/>
              <w:left w:val="nil"/>
              <w:bottom w:val="single" w:sz="2" w:space="0" w:color="000000"/>
              <w:right w:val="nil"/>
            </w:tcBorders>
          </w:tcPr>
          <w:p w14:paraId="0336BB51" w14:textId="77777777" w:rsidR="0082300D" w:rsidRPr="00F96CA5" w:rsidRDefault="0082300D" w:rsidP="004F09A1">
            <w:pPr>
              <w:pStyle w:val="TableHeader"/>
              <w:spacing w:before="120" w:after="120"/>
              <w:jc w:val="center"/>
              <w:rPr>
                <w:sz w:val="20"/>
                <w:szCs w:val="20"/>
              </w:rPr>
            </w:pPr>
            <w:r w:rsidRPr="31E6F7FA">
              <w:rPr>
                <w:sz w:val="20"/>
                <w:szCs w:val="20"/>
              </w:rPr>
              <w:t>Date</w:t>
            </w:r>
          </w:p>
        </w:tc>
        <w:tc>
          <w:tcPr>
            <w:tcW w:w="832" w:type="pct"/>
            <w:tcBorders>
              <w:top w:val="single" w:sz="2" w:space="0" w:color="000000"/>
              <w:left w:val="nil"/>
              <w:bottom w:val="single" w:sz="2" w:space="0" w:color="000000"/>
            </w:tcBorders>
            <w:shd w:val="clear" w:color="auto" w:fill="auto"/>
          </w:tcPr>
          <w:p w14:paraId="65BCBB2F" w14:textId="77777777" w:rsidR="0082300D" w:rsidRPr="00F96CA5" w:rsidRDefault="0082300D" w:rsidP="004F09A1">
            <w:pPr>
              <w:pStyle w:val="TableHeader"/>
              <w:spacing w:before="120" w:after="120"/>
              <w:jc w:val="center"/>
              <w:rPr>
                <w:sz w:val="20"/>
                <w:szCs w:val="20"/>
              </w:rPr>
            </w:pPr>
            <w:r w:rsidRPr="31E6F7FA">
              <w:rPr>
                <w:sz w:val="20"/>
                <w:szCs w:val="20"/>
              </w:rPr>
              <w:t>Version</w:t>
            </w:r>
          </w:p>
        </w:tc>
      </w:tr>
      <w:tr w:rsidR="0082300D" w:rsidRPr="00EB2DDF" w14:paraId="135BFC00" w14:textId="77777777" w:rsidTr="4B89DCE2">
        <w:tc>
          <w:tcPr>
            <w:tcW w:w="1069" w:type="pct"/>
            <w:tcBorders>
              <w:right w:val="single" w:sz="2" w:space="0" w:color="B9B9B9"/>
            </w:tcBorders>
            <w:vAlign w:val="center"/>
          </w:tcPr>
          <w:p w14:paraId="262B6AE3" w14:textId="77777777" w:rsidR="0082300D" w:rsidRPr="00F96CA5" w:rsidRDefault="0082300D" w:rsidP="004F09A1">
            <w:pPr>
              <w:pStyle w:val="TableText"/>
              <w:rPr>
                <w:sz w:val="20"/>
                <w:szCs w:val="20"/>
              </w:rPr>
            </w:pPr>
            <w:r w:rsidRPr="31E6F7FA">
              <w:rPr>
                <w:sz w:val="20"/>
                <w:szCs w:val="20"/>
              </w:rPr>
              <w:t>Raman Behl</w:t>
            </w:r>
          </w:p>
        </w:tc>
        <w:tc>
          <w:tcPr>
            <w:tcW w:w="2360" w:type="pct"/>
            <w:tcBorders>
              <w:left w:val="single" w:sz="2" w:space="0" w:color="B9B9B9"/>
              <w:right w:val="single" w:sz="2" w:space="0" w:color="B9B9B9"/>
            </w:tcBorders>
            <w:shd w:val="clear" w:color="auto" w:fill="auto"/>
            <w:vAlign w:val="center"/>
          </w:tcPr>
          <w:p w14:paraId="6AB03C69" w14:textId="77777777" w:rsidR="0082300D" w:rsidRPr="00F96CA5" w:rsidRDefault="0082300D" w:rsidP="004F09A1">
            <w:pPr>
              <w:pStyle w:val="TableText"/>
              <w:rPr>
                <w:sz w:val="20"/>
                <w:szCs w:val="20"/>
              </w:rPr>
            </w:pPr>
            <w:r w:rsidRPr="31E6F7FA">
              <w:rPr>
                <w:sz w:val="20"/>
                <w:szCs w:val="20"/>
              </w:rPr>
              <w:t>NEMS / NRL Clinical Lead</w:t>
            </w:r>
          </w:p>
        </w:tc>
        <w:tc>
          <w:tcPr>
            <w:tcW w:w="739" w:type="pct"/>
            <w:tcBorders>
              <w:left w:val="single" w:sz="2" w:space="0" w:color="B9B9B9"/>
              <w:right w:val="single" w:sz="2" w:space="0" w:color="B9B9B9"/>
            </w:tcBorders>
            <w:vAlign w:val="center"/>
          </w:tcPr>
          <w:p w14:paraId="060A7FF5" w14:textId="339D883C" w:rsidR="0082300D" w:rsidRPr="00F96CA5" w:rsidRDefault="3E852D2F" w:rsidP="004F09A1">
            <w:pPr>
              <w:pStyle w:val="TableText"/>
              <w:rPr>
                <w:sz w:val="20"/>
                <w:szCs w:val="20"/>
              </w:rPr>
            </w:pPr>
            <w:r w:rsidRPr="4B89DCE2">
              <w:rPr>
                <w:sz w:val="20"/>
                <w:szCs w:val="20"/>
              </w:rPr>
              <w:t>15/02/202</w:t>
            </w:r>
            <w:r w:rsidR="00840ED2">
              <w:rPr>
                <w:sz w:val="20"/>
                <w:szCs w:val="20"/>
              </w:rPr>
              <w:t>1</w:t>
            </w:r>
          </w:p>
        </w:tc>
        <w:tc>
          <w:tcPr>
            <w:tcW w:w="832" w:type="pct"/>
            <w:tcBorders>
              <w:left w:val="single" w:sz="2" w:space="0" w:color="B9B9B9"/>
            </w:tcBorders>
            <w:shd w:val="clear" w:color="auto" w:fill="auto"/>
            <w:vAlign w:val="center"/>
          </w:tcPr>
          <w:p w14:paraId="5BDB9E7D" w14:textId="3E4EB0A1" w:rsidR="0082300D" w:rsidRPr="00F96CA5" w:rsidRDefault="3E852D2F" w:rsidP="004F09A1">
            <w:pPr>
              <w:pStyle w:val="TableText"/>
              <w:rPr>
                <w:sz w:val="20"/>
                <w:szCs w:val="20"/>
              </w:rPr>
            </w:pPr>
            <w:r w:rsidRPr="4B89DCE2">
              <w:rPr>
                <w:sz w:val="20"/>
                <w:szCs w:val="20"/>
              </w:rPr>
              <w:t>V1.0</w:t>
            </w:r>
          </w:p>
        </w:tc>
      </w:tr>
      <w:tr w:rsidR="0082300D" w:rsidRPr="00EB2DDF" w14:paraId="2F8AEC10" w14:textId="77777777" w:rsidTr="4B89DCE2">
        <w:tc>
          <w:tcPr>
            <w:tcW w:w="1069" w:type="pct"/>
            <w:tcBorders>
              <w:right w:val="single" w:sz="2" w:space="0" w:color="B9B9B9"/>
            </w:tcBorders>
            <w:vAlign w:val="center"/>
          </w:tcPr>
          <w:p w14:paraId="4ADF56A1" w14:textId="77777777" w:rsidR="0082300D" w:rsidRPr="00F96CA5" w:rsidRDefault="0082300D" w:rsidP="004F09A1">
            <w:pPr>
              <w:pStyle w:val="TableText"/>
              <w:rPr>
                <w:sz w:val="20"/>
                <w:szCs w:val="20"/>
              </w:rPr>
            </w:pPr>
            <w:r w:rsidRPr="31E6F7FA">
              <w:rPr>
                <w:sz w:val="20"/>
                <w:szCs w:val="20"/>
              </w:rPr>
              <w:t>Dave Jarvis</w:t>
            </w:r>
          </w:p>
        </w:tc>
        <w:tc>
          <w:tcPr>
            <w:tcW w:w="2360" w:type="pct"/>
            <w:tcBorders>
              <w:left w:val="single" w:sz="2" w:space="0" w:color="B9B9B9"/>
              <w:right w:val="single" w:sz="2" w:space="0" w:color="B9B9B9"/>
            </w:tcBorders>
            <w:shd w:val="clear" w:color="auto" w:fill="auto"/>
            <w:vAlign w:val="center"/>
          </w:tcPr>
          <w:p w14:paraId="750B3507" w14:textId="77777777" w:rsidR="0082300D" w:rsidRPr="00F96CA5" w:rsidRDefault="0082300D" w:rsidP="004F09A1">
            <w:pPr>
              <w:pStyle w:val="TableText"/>
              <w:rPr>
                <w:sz w:val="20"/>
                <w:szCs w:val="20"/>
              </w:rPr>
            </w:pPr>
            <w:r w:rsidRPr="31E6F7FA">
              <w:rPr>
                <w:sz w:val="20"/>
                <w:szCs w:val="20"/>
              </w:rPr>
              <w:t>Project Manager</w:t>
            </w:r>
          </w:p>
        </w:tc>
        <w:tc>
          <w:tcPr>
            <w:tcW w:w="739" w:type="pct"/>
            <w:tcBorders>
              <w:left w:val="single" w:sz="2" w:space="0" w:color="B9B9B9"/>
              <w:right w:val="single" w:sz="2" w:space="0" w:color="B9B9B9"/>
            </w:tcBorders>
            <w:vAlign w:val="center"/>
          </w:tcPr>
          <w:p w14:paraId="49FE45E1" w14:textId="0B986C55" w:rsidR="0082300D" w:rsidRPr="00F96CA5" w:rsidRDefault="28327656" w:rsidP="004F09A1">
            <w:pPr>
              <w:pStyle w:val="TableText"/>
              <w:rPr>
                <w:sz w:val="20"/>
                <w:szCs w:val="20"/>
              </w:rPr>
            </w:pPr>
            <w:r w:rsidRPr="3C57EA14">
              <w:rPr>
                <w:sz w:val="20"/>
                <w:szCs w:val="20"/>
              </w:rPr>
              <w:t>28/01/2021</w:t>
            </w:r>
          </w:p>
        </w:tc>
        <w:tc>
          <w:tcPr>
            <w:tcW w:w="832" w:type="pct"/>
            <w:tcBorders>
              <w:left w:val="single" w:sz="2" w:space="0" w:color="B9B9B9"/>
            </w:tcBorders>
            <w:shd w:val="clear" w:color="auto" w:fill="auto"/>
            <w:vAlign w:val="center"/>
          </w:tcPr>
          <w:p w14:paraId="3ACB97CA" w14:textId="54758509" w:rsidR="0082300D" w:rsidRPr="00F96CA5" w:rsidRDefault="28327656" w:rsidP="004F09A1">
            <w:pPr>
              <w:pStyle w:val="TableText"/>
              <w:rPr>
                <w:sz w:val="20"/>
                <w:szCs w:val="20"/>
              </w:rPr>
            </w:pPr>
            <w:r w:rsidRPr="3C57EA14">
              <w:rPr>
                <w:sz w:val="20"/>
                <w:szCs w:val="20"/>
              </w:rPr>
              <w:t>V1.0</w:t>
            </w:r>
          </w:p>
        </w:tc>
      </w:tr>
      <w:tr w:rsidR="0082300D" w:rsidRPr="00EB2DDF" w14:paraId="09061276" w14:textId="77777777" w:rsidTr="4B89DCE2">
        <w:tc>
          <w:tcPr>
            <w:tcW w:w="1069" w:type="pct"/>
            <w:tcBorders>
              <w:right w:val="single" w:sz="2" w:space="0" w:color="B9B9B9"/>
            </w:tcBorders>
            <w:vAlign w:val="center"/>
          </w:tcPr>
          <w:p w14:paraId="7F8EE6D1" w14:textId="77777777" w:rsidR="0082300D" w:rsidRPr="00F96CA5" w:rsidRDefault="0082300D" w:rsidP="004F09A1">
            <w:pPr>
              <w:pStyle w:val="TableText"/>
              <w:rPr>
                <w:sz w:val="20"/>
                <w:szCs w:val="20"/>
              </w:rPr>
            </w:pPr>
            <w:r w:rsidRPr="31E6F7FA">
              <w:rPr>
                <w:sz w:val="20"/>
                <w:szCs w:val="20"/>
              </w:rPr>
              <w:t>Tessa May</w:t>
            </w:r>
          </w:p>
        </w:tc>
        <w:tc>
          <w:tcPr>
            <w:tcW w:w="2360" w:type="pct"/>
            <w:tcBorders>
              <w:left w:val="single" w:sz="2" w:space="0" w:color="B9B9B9"/>
              <w:right w:val="single" w:sz="2" w:space="0" w:color="B9B9B9"/>
            </w:tcBorders>
            <w:shd w:val="clear" w:color="auto" w:fill="auto"/>
            <w:vAlign w:val="center"/>
          </w:tcPr>
          <w:p w14:paraId="2839EB4B" w14:textId="77777777" w:rsidR="0082300D" w:rsidRPr="00F96CA5" w:rsidRDefault="0082300D" w:rsidP="004F09A1">
            <w:pPr>
              <w:pStyle w:val="TableText"/>
              <w:rPr>
                <w:sz w:val="20"/>
                <w:szCs w:val="20"/>
              </w:rPr>
            </w:pPr>
            <w:r w:rsidRPr="31E6F7FA">
              <w:rPr>
                <w:sz w:val="20"/>
                <w:szCs w:val="20"/>
              </w:rPr>
              <w:t>Technical Architect</w:t>
            </w:r>
          </w:p>
        </w:tc>
        <w:tc>
          <w:tcPr>
            <w:tcW w:w="739" w:type="pct"/>
            <w:tcBorders>
              <w:left w:val="single" w:sz="2" w:space="0" w:color="B9B9B9"/>
              <w:right w:val="single" w:sz="2" w:space="0" w:color="B9B9B9"/>
            </w:tcBorders>
            <w:vAlign w:val="center"/>
          </w:tcPr>
          <w:p w14:paraId="51047064" w14:textId="2FC5ED63" w:rsidR="0082300D" w:rsidRPr="00F96CA5" w:rsidRDefault="1761AA86" w:rsidP="004F09A1">
            <w:pPr>
              <w:pStyle w:val="TableText"/>
              <w:rPr>
                <w:sz w:val="20"/>
                <w:szCs w:val="20"/>
              </w:rPr>
            </w:pPr>
            <w:r w:rsidRPr="3C57EA14">
              <w:rPr>
                <w:sz w:val="20"/>
                <w:szCs w:val="20"/>
              </w:rPr>
              <w:t>17/12/2020</w:t>
            </w:r>
          </w:p>
        </w:tc>
        <w:tc>
          <w:tcPr>
            <w:tcW w:w="832" w:type="pct"/>
            <w:tcBorders>
              <w:left w:val="single" w:sz="2" w:space="0" w:color="B9B9B9"/>
            </w:tcBorders>
            <w:shd w:val="clear" w:color="auto" w:fill="auto"/>
            <w:vAlign w:val="center"/>
          </w:tcPr>
          <w:p w14:paraId="3258857E" w14:textId="0BAB7E18" w:rsidR="0082300D" w:rsidRPr="00F96CA5" w:rsidRDefault="1761AA86" w:rsidP="004F09A1">
            <w:pPr>
              <w:pStyle w:val="TableText"/>
              <w:rPr>
                <w:sz w:val="20"/>
                <w:szCs w:val="20"/>
              </w:rPr>
            </w:pPr>
            <w:r w:rsidRPr="3C57EA14">
              <w:rPr>
                <w:sz w:val="20"/>
                <w:szCs w:val="20"/>
              </w:rPr>
              <w:t>V1.0</w:t>
            </w:r>
          </w:p>
        </w:tc>
      </w:tr>
      <w:tr w:rsidR="0082300D" w:rsidRPr="00EB2DDF" w14:paraId="281D10DF" w14:textId="77777777" w:rsidTr="4B89DCE2">
        <w:tc>
          <w:tcPr>
            <w:tcW w:w="1069" w:type="pct"/>
            <w:tcBorders>
              <w:right w:val="single" w:sz="2" w:space="0" w:color="B9B9B9"/>
            </w:tcBorders>
            <w:vAlign w:val="center"/>
          </w:tcPr>
          <w:p w14:paraId="48FEEA9F" w14:textId="77777777" w:rsidR="0082300D" w:rsidRPr="00F96CA5" w:rsidRDefault="0082300D" w:rsidP="004F09A1">
            <w:pPr>
              <w:pStyle w:val="TableText"/>
              <w:rPr>
                <w:sz w:val="20"/>
                <w:szCs w:val="20"/>
              </w:rPr>
            </w:pPr>
            <w:r w:rsidRPr="31E6F7FA">
              <w:rPr>
                <w:sz w:val="20"/>
                <w:szCs w:val="20"/>
              </w:rPr>
              <w:t>Rebecca Snape</w:t>
            </w:r>
          </w:p>
        </w:tc>
        <w:tc>
          <w:tcPr>
            <w:tcW w:w="2360" w:type="pct"/>
            <w:tcBorders>
              <w:left w:val="single" w:sz="2" w:space="0" w:color="B9B9B9"/>
              <w:right w:val="single" w:sz="2" w:space="0" w:color="B9B9B9"/>
            </w:tcBorders>
            <w:shd w:val="clear" w:color="auto" w:fill="auto"/>
            <w:vAlign w:val="center"/>
          </w:tcPr>
          <w:p w14:paraId="767BA09D" w14:textId="77777777" w:rsidR="0082300D" w:rsidRPr="00F96CA5" w:rsidRDefault="0082300D" w:rsidP="004F09A1">
            <w:pPr>
              <w:pStyle w:val="TableText"/>
              <w:rPr>
                <w:sz w:val="20"/>
                <w:szCs w:val="20"/>
              </w:rPr>
            </w:pPr>
            <w:r w:rsidRPr="31E6F7FA">
              <w:rPr>
                <w:sz w:val="20"/>
                <w:szCs w:val="20"/>
              </w:rPr>
              <w:t>NEMS / NRL Product Manager</w:t>
            </w:r>
          </w:p>
        </w:tc>
        <w:tc>
          <w:tcPr>
            <w:tcW w:w="739" w:type="pct"/>
            <w:tcBorders>
              <w:left w:val="single" w:sz="2" w:space="0" w:color="B9B9B9"/>
              <w:right w:val="single" w:sz="2" w:space="0" w:color="B9B9B9"/>
            </w:tcBorders>
            <w:vAlign w:val="center"/>
          </w:tcPr>
          <w:p w14:paraId="7FCD927B" w14:textId="7802B0D4" w:rsidR="0082300D" w:rsidRPr="00F96CA5" w:rsidRDefault="12422416" w:rsidP="004F09A1">
            <w:pPr>
              <w:pStyle w:val="TableText"/>
              <w:rPr>
                <w:sz w:val="20"/>
                <w:szCs w:val="20"/>
              </w:rPr>
            </w:pPr>
            <w:r w:rsidRPr="4B89DCE2">
              <w:rPr>
                <w:sz w:val="20"/>
                <w:szCs w:val="20"/>
              </w:rPr>
              <w:t>15/02/202</w:t>
            </w:r>
            <w:r w:rsidR="00840ED2">
              <w:rPr>
                <w:sz w:val="20"/>
                <w:szCs w:val="20"/>
              </w:rPr>
              <w:t>1</w:t>
            </w:r>
          </w:p>
        </w:tc>
        <w:tc>
          <w:tcPr>
            <w:tcW w:w="832" w:type="pct"/>
            <w:tcBorders>
              <w:left w:val="single" w:sz="2" w:space="0" w:color="B9B9B9"/>
            </w:tcBorders>
            <w:shd w:val="clear" w:color="auto" w:fill="auto"/>
            <w:vAlign w:val="center"/>
          </w:tcPr>
          <w:p w14:paraId="0C7964CF" w14:textId="066F7456" w:rsidR="0082300D" w:rsidRPr="00F96CA5" w:rsidRDefault="12422416" w:rsidP="004F09A1">
            <w:pPr>
              <w:pStyle w:val="TableText"/>
              <w:rPr>
                <w:sz w:val="20"/>
                <w:szCs w:val="20"/>
              </w:rPr>
            </w:pPr>
            <w:r w:rsidRPr="4B89DCE2">
              <w:rPr>
                <w:sz w:val="20"/>
                <w:szCs w:val="20"/>
              </w:rPr>
              <w:t>V1.0</w:t>
            </w:r>
          </w:p>
        </w:tc>
      </w:tr>
    </w:tbl>
    <w:p w14:paraId="7E1D1346" w14:textId="77777777" w:rsidR="0082300D" w:rsidRPr="00B476EC" w:rsidRDefault="0082300D" w:rsidP="0082300D">
      <w:pPr>
        <w:spacing w:before="120" w:after="120"/>
      </w:pPr>
    </w:p>
    <w:p w14:paraId="3C796395" w14:textId="77777777" w:rsidR="0082300D" w:rsidRPr="003E1258" w:rsidRDefault="0082300D" w:rsidP="0082300D">
      <w:pPr>
        <w:pStyle w:val="DocMgmtSubhead"/>
        <w:rPr>
          <w:sz w:val="28"/>
          <w:szCs w:val="28"/>
        </w:rPr>
      </w:pPr>
      <w:bookmarkStart w:id="2" w:name="_Toc350847282"/>
      <w:bookmarkStart w:id="3" w:name="_Toc350847326"/>
      <w:r w:rsidRPr="003E1258">
        <w:rPr>
          <w:sz w:val="28"/>
          <w:szCs w:val="28"/>
        </w:rPr>
        <w:t>Approved by</w:t>
      </w:r>
      <w:bookmarkEnd w:id="2"/>
      <w:bookmarkEnd w:id="3"/>
    </w:p>
    <w:p w14:paraId="17EE2E69" w14:textId="77777777" w:rsidR="0082300D" w:rsidRPr="00B476EC" w:rsidRDefault="0082300D" w:rsidP="0082300D">
      <w:pPr>
        <w:spacing w:before="120" w:after="120"/>
      </w:pPr>
      <w:r>
        <w:t xml:space="preserve">This document must be approved by the following people / boards: </w:t>
      </w:r>
    </w:p>
    <w:tbl>
      <w:tblPr>
        <w:tblW w:w="5000" w:type="pct"/>
        <w:tblBorders>
          <w:top w:val="single" w:sz="2" w:space="0" w:color="B9B9B9"/>
          <w:bottom w:val="single" w:sz="2" w:space="0" w:color="B9B9B9"/>
          <w:insideH w:val="single" w:sz="2" w:space="0" w:color="B9B9B9"/>
        </w:tblBorders>
        <w:tblLook w:val="0000" w:firstRow="0" w:lastRow="0" w:firstColumn="0" w:lastColumn="0" w:noHBand="0" w:noVBand="0"/>
      </w:tblPr>
      <w:tblGrid>
        <w:gridCol w:w="2127"/>
        <w:gridCol w:w="2127"/>
        <w:gridCol w:w="3012"/>
        <w:gridCol w:w="1444"/>
        <w:gridCol w:w="1154"/>
      </w:tblGrid>
      <w:tr w:rsidR="0082300D" w:rsidRPr="00EB2DDF" w14:paraId="692CB7EC" w14:textId="77777777" w:rsidTr="004F09A1">
        <w:trPr>
          <w:cantSplit/>
          <w:trHeight w:val="290"/>
          <w:tblHeader/>
        </w:trPr>
        <w:tc>
          <w:tcPr>
            <w:tcW w:w="1078" w:type="pct"/>
            <w:tcBorders>
              <w:top w:val="single" w:sz="2" w:space="0" w:color="000000"/>
              <w:bottom w:val="single" w:sz="2" w:space="0" w:color="000000"/>
            </w:tcBorders>
          </w:tcPr>
          <w:p w14:paraId="27773F79" w14:textId="77777777" w:rsidR="0082300D" w:rsidRPr="00F96CA5" w:rsidRDefault="0082300D" w:rsidP="004F09A1">
            <w:pPr>
              <w:pStyle w:val="TableHeader"/>
              <w:spacing w:before="120" w:after="120"/>
              <w:jc w:val="center"/>
              <w:rPr>
                <w:sz w:val="20"/>
                <w:szCs w:val="20"/>
              </w:rPr>
            </w:pPr>
            <w:r w:rsidRPr="31E6F7FA">
              <w:rPr>
                <w:sz w:val="20"/>
                <w:szCs w:val="20"/>
              </w:rPr>
              <w:t>Name</w:t>
            </w:r>
          </w:p>
        </w:tc>
        <w:tc>
          <w:tcPr>
            <w:tcW w:w="1078" w:type="pct"/>
            <w:tcBorders>
              <w:top w:val="single" w:sz="2" w:space="0" w:color="000000"/>
              <w:bottom w:val="single" w:sz="2" w:space="0" w:color="000000"/>
            </w:tcBorders>
          </w:tcPr>
          <w:p w14:paraId="24CAC9D1" w14:textId="77777777" w:rsidR="0082300D" w:rsidRPr="00F96CA5" w:rsidRDefault="0082300D" w:rsidP="004F09A1">
            <w:pPr>
              <w:pStyle w:val="TableHeader"/>
              <w:spacing w:before="120" w:after="120"/>
              <w:jc w:val="center"/>
              <w:rPr>
                <w:sz w:val="20"/>
                <w:szCs w:val="20"/>
              </w:rPr>
            </w:pPr>
            <w:r w:rsidRPr="31E6F7FA">
              <w:rPr>
                <w:sz w:val="20"/>
                <w:szCs w:val="20"/>
              </w:rPr>
              <w:t>Signature</w:t>
            </w:r>
          </w:p>
        </w:tc>
        <w:tc>
          <w:tcPr>
            <w:tcW w:w="1527" w:type="pct"/>
            <w:tcBorders>
              <w:top w:val="single" w:sz="2" w:space="0" w:color="000000"/>
              <w:bottom w:val="single" w:sz="2" w:space="0" w:color="000000"/>
            </w:tcBorders>
          </w:tcPr>
          <w:p w14:paraId="12AD2DFF" w14:textId="77777777" w:rsidR="0082300D" w:rsidRPr="00F96CA5" w:rsidRDefault="0082300D" w:rsidP="004F09A1">
            <w:pPr>
              <w:pStyle w:val="TableHeader"/>
              <w:spacing w:before="120" w:after="120"/>
              <w:jc w:val="center"/>
              <w:rPr>
                <w:sz w:val="20"/>
                <w:szCs w:val="20"/>
              </w:rPr>
            </w:pPr>
            <w:r w:rsidRPr="31E6F7FA">
              <w:rPr>
                <w:sz w:val="20"/>
                <w:szCs w:val="20"/>
              </w:rPr>
              <w:t>Title</w:t>
            </w:r>
          </w:p>
        </w:tc>
        <w:tc>
          <w:tcPr>
            <w:tcW w:w="732" w:type="pct"/>
            <w:tcBorders>
              <w:top w:val="single" w:sz="2" w:space="0" w:color="000000"/>
              <w:bottom w:val="single" w:sz="2" w:space="0" w:color="000000"/>
            </w:tcBorders>
          </w:tcPr>
          <w:p w14:paraId="18CA45AA" w14:textId="77777777" w:rsidR="0082300D" w:rsidRPr="00F96CA5" w:rsidRDefault="0082300D" w:rsidP="004F09A1">
            <w:pPr>
              <w:pStyle w:val="TableHeader"/>
              <w:spacing w:before="120" w:after="120"/>
              <w:jc w:val="center"/>
              <w:rPr>
                <w:sz w:val="20"/>
                <w:szCs w:val="20"/>
              </w:rPr>
            </w:pPr>
            <w:r w:rsidRPr="31E6F7FA">
              <w:rPr>
                <w:sz w:val="20"/>
                <w:szCs w:val="20"/>
              </w:rPr>
              <w:t>Date</w:t>
            </w:r>
          </w:p>
        </w:tc>
        <w:tc>
          <w:tcPr>
            <w:tcW w:w="585" w:type="pct"/>
            <w:tcBorders>
              <w:top w:val="single" w:sz="2" w:space="0" w:color="000000"/>
              <w:bottom w:val="single" w:sz="2" w:space="0" w:color="000000"/>
            </w:tcBorders>
          </w:tcPr>
          <w:p w14:paraId="22DF3CD0" w14:textId="77777777" w:rsidR="0082300D" w:rsidRPr="00F96CA5" w:rsidRDefault="0082300D" w:rsidP="004F09A1">
            <w:pPr>
              <w:pStyle w:val="TableHeader"/>
              <w:spacing w:before="120" w:after="120"/>
              <w:jc w:val="center"/>
              <w:rPr>
                <w:sz w:val="20"/>
                <w:szCs w:val="20"/>
              </w:rPr>
            </w:pPr>
            <w:r w:rsidRPr="31E6F7FA">
              <w:rPr>
                <w:sz w:val="20"/>
                <w:szCs w:val="20"/>
              </w:rPr>
              <w:t>Version</w:t>
            </w:r>
          </w:p>
        </w:tc>
      </w:tr>
      <w:tr w:rsidR="0082300D" w:rsidRPr="00EB2DDF" w14:paraId="459746FE" w14:textId="77777777" w:rsidTr="004F09A1">
        <w:trPr>
          <w:trHeight w:val="290"/>
        </w:trPr>
        <w:tc>
          <w:tcPr>
            <w:tcW w:w="1078" w:type="pct"/>
            <w:tcBorders>
              <w:top w:val="single" w:sz="2" w:space="0" w:color="000000"/>
              <w:bottom w:val="single" w:sz="2" w:space="0" w:color="000000"/>
              <w:right w:val="single" w:sz="2" w:space="0" w:color="B9B9B9"/>
            </w:tcBorders>
            <w:vAlign w:val="center"/>
          </w:tcPr>
          <w:p w14:paraId="7398DA0F" w14:textId="1A46B48C" w:rsidR="0082300D" w:rsidRPr="00F96CA5" w:rsidRDefault="0082300D" w:rsidP="004F09A1">
            <w:pPr>
              <w:pStyle w:val="TableText"/>
              <w:rPr>
                <w:sz w:val="20"/>
                <w:szCs w:val="20"/>
              </w:rPr>
            </w:pPr>
            <w:r w:rsidRPr="31E6F7FA">
              <w:rPr>
                <w:sz w:val="20"/>
                <w:szCs w:val="20"/>
              </w:rPr>
              <w:t>Jon Maslen</w:t>
            </w:r>
          </w:p>
        </w:tc>
        <w:tc>
          <w:tcPr>
            <w:tcW w:w="1078" w:type="pct"/>
            <w:tcBorders>
              <w:top w:val="single" w:sz="2" w:space="0" w:color="000000"/>
              <w:left w:val="single" w:sz="2" w:space="0" w:color="B9B9B9"/>
              <w:bottom w:val="single" w:sz="2" w:space="0" w:color="000000"/>
              <w:right w:val="single" w:sz="2" w:space="0" w:color="B9B9B9"/>
            </w:tcBorders>
            <w:vAlign w:val="center"/>
          </w:tcPr>
          <w:p w14:paraId="49F25EEB" w14:textId="49D13EB3" w:rsidR="0082300D" w:rsidRPr="00F96CA5" w:rsidRDefault="00840ED2" w:rsidP="004F09A1">
            <w:pPr>
              <w:pStyle w:val="TableText"/>
              <w:rPr>
                <w:sz w:val="20"/>
                <w:szCs w:val="20"/>
              </w:rPr>
            </w:pPr>
            <w:r>
              <w:rPr>
                <w:sz w:val="20"/>
                <w:szCs w:val="20"/>
              </w:rPr>
              <w:t>Jon Maslen</w:t>
            </w:r>
          </w:p>
        </w:tc>
        <w:tc>
          <w:tcPr>
            <w:tcW w:w="1527" w:type="pct"/>
            <w:tcBorders>
              <w:top w:val="single" w:sz="2" w:space="0" w:color="000000"/>
              <w:left w:val="single" w:sz="2" w:space="0" w:color="B9B9B9"/>
              <w:bottom w:val="single" w:sz="2" w:space="0" w:color="000000"/>
              <w:right w:val="single" w:sz="2" w:space="0" w:color="B9B9B9"/>
            </w:tcBorders>
            <w:vAlign w:val="center"/>
          </w:tcPr>
          <w:p w14:paraId="723045BE" w14:textId="77777777" w:rsidR="0082300D" w:rsidRPr="00F96CA5" w:rsidRDefault="0082300D" w:rsidP="004F09A1">
            <w:pPr>
              <w:pStyle w:val="TableText"/>
              <w:rPr>
                <w:sz w:val="20"/>
                <w:szCs w:val="20"/>
              </w:rPr>
            </w:pPr>
            <w:r w:rsidRPr="31E6F7FA">
              <w:rPr>
                <w:sz w:val="20"/>
                <w:szCs w:val="20"/>
              </w:rPr>
              <w:t>NEMS / NRL Product Owner</w:t>
            </w:r>
          </w:p>
        </w:tc>
        <w:tc>
          <w:tcPr>
            <w:tcW w:w="732" w:type="pct"/>
            <w:tcBorders>
              <w:top w:val="single" w:sz="2" w:space="0" w:color="000000"/>
              <w:left w:val="single" w:sz="2" w:space="0" w:color="B9B9B9"/>
              <w:bottom w:val="single" w:sz="2" w:space="0" w:color="000000"/>
              <w:right w:val="single" w:sz="2" w:space="0" w:color="B9B9B9"/>
            </w:tcBorders>
            <w:vAlign w:val="center"/>
          </w:tcPr>
          <w:p w14:paraId="40F08B33" w14:textId="2025B6EA" w:rsidR="0082300D" w:rsidRPr="00F96CA5" w:rsidRDefault="00840ED2" w:rsidP="004F09A1">
            <w:pPr>
              <w:pStyle w:val="TableText"/>
              <w:rPr>
                <w:sz w:val="20"/>
                <w:szCs w:val="20"/>
              </w:rPr>
            </w:pPr>
            <w:r>
              <w:rPr>
                <w:sz w:val="20"/>
                <w:szCs w:val="20"/>
              </w:rPr>
              <w:t>15/02/2021</w:t>
            </w:r>
          </w:p>
        </w:tc>
        <w:tc>
          <w:tcPr>
            <w:tcW w:w="585" w:type="pct"/>
            <w:tcBorders>
              <w:top w:val="single" w:sz="2" w:space="0" w:color="000000"/>
              <w:left w:val="single" w:sz="2" w:space="0" w:color="B9B9B9"/>
              <w:bottom w:val="single" w:sz="2" w:space="0" w:color="000000"/>
            </w:tcBorders>
            <w:vAlign w:val="center"/>
          </w:tcPr>
          <w:p w14:paraId="6719030F" w14:textId="138FCF66" w:rsidR="0082300D" w:rsidRPr="00F96CA5" w:rsidRDefault="00840ED2" w:rsidP="004F09A1">
            <w:pPr>
              <w:pStyle w:val="TableText"/>
              <w:rPr>
                <w:sz w:val="20"/>
                <w:szCs w:val="20"/>
              </w:rPr>
            </w:pPr>
            <w:r>
              <w:rPr>
                <w:sz w:val="20"/>
                <w:szCs w:val="20"/>
              </w:rPr>
              <w:t>V1.0</w:t>
            </w:r>
          </w:p>
        </w:tc>
      </w:tr>
    </w:tbl>
    <w:p w14:paraId="3B089757" w14:textId="77777777" w:rsidR="0082300D" w:rsidRDefault="0082300D">
      <w:pPr>
        <w:spacing w:after="0"/>
        <w:textboxTightWrap w:val="none"/>
      </w:pPr>
    </w:p>
    <w:p w14:paraId="751FEA85" w14:textId="5B06A4FD" w:rsidR="000A62BC" w:rsidRDefault="000A62BC" w:rsidP="000A62BC">
      <w:pPr>
        <w:pStyle w:val="Heading1"/>
        <w:numPr>
          <w:ilvl w:val="0"/>
          <w:numId w:val="0"/>
        </w:numPr>
      </w:pPr>
    </w:p>
    <w:p w14:paraId="28F45355" w14:textId="402D9A0D" w:rsidR="000A62BC" w:rsidRDefault="000A62BC" w:rsidP="000A62BC"/>
    <w:p w14:paraId="307BCB13" w14:textId="182A7664" w:rsidR="000A62BC" w:rsidRDefault="000A62BC" w:rsidP="000A62BC"/>
    <w:p w14:paraId="300C8FAE" w14:textId="6CF0C646" w:rsidR="000A62BC" w:rsidRDefault="000A62BC" w:rsidP="000A62BC"/>
    <w:p w14:paraId="6BF350E1" w14:textId="7072C5D7" w:rsidR="000A62BC" w:rsidRDefault="000A62BC" w:rsidP="000A62BC"/>
    <w:p w14:paraId="7E1CBDEA" w14:textId="2FAEC11B" w:rsidR="000A62BC" w:rsidRDefault="000A62BC" w:rsidP="000A62BC"/>
    <w:p w14:paraId="5E32EF77" w14:textId="63198D15" w:rsidR="000A62BC" w:rsidRDefault="000A62BC" w:rsidP="000A62BC"/>
    <w:p w14:paraId="66464B33" w14:textId="31BFC4EF" w:rsidR="000A62BC" w:rsidRDefault="000A62BC" w:rsidP="000A62BC"/>
    <w:p w14:paraId="24F2E3C3" w14:textId="151868A3" w:rsidR="000A62BC" w:rsidRDefault="000A62BC" w:rsidP="000A62BC"/>
    <w:p w14:paraId="647302EA" w14:textId="2B43B2B6" w:rsidR="000A62BC" w:rsidRDefault="000A62BC" w:rsidP="000A62BC"/>
    <w:p w14:paraId="5F2BB294" w14:textId="2A6EB607" w:rsidR="000A62BC" w:rsidRDefault="000A62BC" w:rsidP="000A62BC"/>
    <w:p w14:paraId="7449F159" w14:textId="53BCD61F" w:rsidR="000A62BC" w:rsidRDefault="000A62BC" w:rsidP="000A62BC"/>
    <w:p w14:paraId="0E6F4798" w14:textId="5E1A4E03" w:rsidR="000A62BC" w:rsidRDefault="000A62BC" w:rsidP="000A62BC"/>
    <w:p w14:paraId="322FA0FB" w14:textId="683F997E" w:rsidR="000A62BC" w:rsidRDefault="000A62BC" w:rsidP="000A62BC"/>
    <w:p w14:paraId="6AF06E95" w14:textId="24CF34FB" w:rsidR="000A62BC" w:rsidRDefault="000A62BC" w:rsidP="000A62BC"/>
    <w:p w14:paraId="3C30358F" w14:textId="20838784" w:rsidR="000A62BC" w:rsidRDefault="000A62BC" w:rsidP="000A62BC"/>
    <w:p w14:paraId="70F2A140" w14:textId="77777777" w:rsidR="000A62BC" w:rsidRPr="000A62BC" w:rsidRDefault="000A62BC" w:rsidP="000A62BC"/>
    <w:p w14:paraId="53A2A797" w14:textId="6474F144" w:rsidR="0082300D" w:rsidRDefault="0082300D" w:rsidP="000A62BC">
      <w:pPr>
        <w:pStyle w:val="Heading1"/>
        <w:numPr>
          <w:ilvl w:val="0"/>
          <w:numId w:val="0"/>
        </w:numPr>
      </w:pPr>
      <w:bookmarkStart w:id="4" w:name="_Toc65847892"/>
      <w:bookmarkStart w:id="5" w:name="_Toc66776682"/>
      <w:r>
        <w:lastRenderedPageBreak/>
        <w:t>Glossary of Terms</w:t>
      </w:r>
      <w:bookmarkEnd w:id="4"/>
      <w:bookmarkEnd w:id="5"/>
    </w:p>
    <w:tbl>
      <w:tblPr>
        <w:tblStyle w:val="GridTable1Light-Accent3"/>
        <w:tblW w:w="0" w:type="auto"/>
        <w:tblLook w:val="04A0" w:firstRow="1" w:lastRow="0" w:firstColumn="1" w:lastColumn="0" w:noHBand="0" w:noVBand="1"/>
      </w:tblPr>
      <w:tblGrid>
        <w:gridCol w:w="3256"/>
        <w:gridCol w:w="6598"/>
      </w:tblGrid>
      <w:tr w:rsidR="0082300D" w14:paraId="7F2E75FB" w14:textId="77777777" w:rsidTr="004F09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2043488" w14:textId="77777777" w:rsidR="0082300D" w:rsidRDefault="0082300D" w:rsidP="004F09A1">
            <w:r>
              <w:t>Term / Abbreviation</w:t>
            </w:r>
          </w:p>
        </w:tc>
        <w:tc>
          <w:tcPr>
            <w:tcW w:w="6598" w:type="dxa"/>
          </w:tcPr>
          <w:p w14:paraId="166015BB" w14:textId="77777777" w:rsidR="0082300D" w:rsidRDefault="0082300D" w:rsidP="004F09A1">
            <w:pPr>
              <w:cnfStyle w:val="100000000000" w:firstRow="1" w:lastRow="0" w:firstColumn="0" w:lastColumn="0" w:oddVBand="0" w:evenVBand="0" w:oddHBand="0" w:evenHBand="0" w:firstRowFirstColumn="0" w:firstRowLastColumn="0" w:lastRowFirstColumn="0" w:lastRowLastColumn="0"/>
            </w:pPr>
            <w:r>
              <w:t>Definition</w:t>
            </w:r>
          </w:p>
        </w:tc>
      </w:tr>
      <w:tr w:rsidR="0082300D" w14:paraId="36FB1203" w14:textId="77777777" w:rsidTr="004F09A1">
        <w:tc>
          <w:tcPr>
            <w:cnfStyle w:val="001000000000" w:firstRow="0" w:lastRow="0" w:firstColumn="1" w:lastColumn="0" w:oddVBand="0" w:evenVBand="0" w:oddHBand="0" w:evenHBand="0" w:firstRowFirstColumn="0" w:firstRowLastColumn="0" w:lastRowFirstColumn="0" w:lastRowLastColumn="0"/>
            <w:tcW w:w="3256" w:type="dxa"/>
          </w:tcPr>
          <w:p w14:paraId="3471103A" w14:textId="77777777" w:rsidR="0082300D" w:rsidRDefault="0082300D" w:rsidP="004F09A1">
            <w:r>
              <w:t>Activity code</w:t>
            </w:r>
          </w:p>
        </w:tc>
        <w:tc>
          <w:tcPr>
            <w:tcW w:w="6598" w:type="dxa"/>
          </w:tcPr>
          <w:p w14:paraId="7088463A" w14:textId="77777777" w:rsidR="0082300D" w:rsidRDefault="0082300D" w:rsidP="004F09A1">
            <w:pPr>
              <w:cnfStyle w:val="000000000000" w:firstRow="0" w:lastRow="0" w:firstColumn="0" w:lastColumn="0" w:oddVBand="0" w:evenVBand="0" w:oddHBand="0" w:evenHBand="0" w:firstRowFirstColumn="0" w:firstRowLastColumn="0" w:lastRowFirstColumn="0" w:lastRowLastColumn="0"/>
            </w:pPr>
            <w:r>
              <w:t xml:space="preserve">A code applied to a user’s Smartcard (or equivalent), giving access to a particular function. </w:t>
            </w:r>
            <w:proofErr w:type="gramStart"/>
            <w:r>
              <w:t>Forms</w:t>
            </w:r>
            <w:proofErr w:type="gramEnd"/>
            <w:r>
              <w:t xml:space="preserve"> part of the RBAC model.</w:t>
            </w:r>
          </w:p>
        </w:tc>
      </w:tr>
      <w:tr w:rsidR="0082300D" w14:paraId="3CFEE7DC" w14:textId="77777777" w:rsidTr="004F09A1">
        <w:tc>
          <w:tcPr>
            <w:cnfStyle w:val="001000000000" w:firstRow="0" w:lastRow="0" w:firstColumn="1" w:lastColumn="0" w:oddVBand="0" w:evenVBand="0" w:oddHBand="0" w:evenHBand="0" w:firstRowFirstColumn="0" w:firstRowLastColumn="0" w:lastRowFirstColumn="0" w:lastRowLastColumn="0"/>
            <w:tcW w:w="3256" w:type="dxa"/>
          </w:tcPr>
          <w:p w14:paraId="58EEC924" w14:textId="77777777" w:rsidR="0082300D" w:rsidRDefault="0082300D" w:rsidP="004F09A1">
            <w:r>
              <w:t>EUO</w:t>
            </w:r>
          </w:p>
        </w:tc>
        <w:tc>
          <w:tcPr>
            <w:tcW w:w="6598" w:type="dxa"/>
          </w:tcPr>
          <w:p w14:paraId="5BA751ED" w14:textId="77777777" w:rsidR="0082300D" w:rsidRDefault="0082300D" w:rsidP="004F09A1">
            <w:pPr>
              <w:cnfStyle w:val="000000000000" w:firstRow="0" w:lastRow="0" w:firstColumn="0" w:lastColumn="0" w:oddVBand="0" w:evenVBand="0" w:oddHBand="0" w:evenHBand="0" w:firstRowFirstColumn="0" w:firstRowLastColumn="0" w:lastRowFirstColumn="0" w:lastRowLastColumn="0"/>
            </w:pPr>
            <w:r>
              <w:t xml:space="preserve">The End User Organisation is an organisation that will be using NHS Digital Service(s) to facilitate or support the provision of Direct Care or a Commissioning Organisation (CO) which is the lead End User Organisation acting on behalf of multiple individual health and care organisations or professionals </w:t>
            </w:r>
            <w:proofErr w:type="gramStart"/>
            <w:r>
              <w:t>e.g.</w:t>
            </w:r>
            <w:proofErr w:type="gramEnd"/>
            <w:r>
              <w:t xml:space="preserve"> CCG, LCHRs.</w:t>
            </w:r>
          </w:p>
        </w:tc>
      </w:tr>
      <w:tr w:rsidR="0082300D" w14:paraId="1293A08F" w14:textId="77777777" w:rsidTr="004F09A1">
        <w:tc>
          <w:tcPr>
            <w:cnfStyle w:val="001000000000" w:firstRow="0" w:lastRow="0" w:firstColumn="1" w:lastColumn="0" w:oddVBand="0" w:evenVBand="0" w:oddHBand="0" w:evenHBand="0" w:firstRowFirstColumn="0" w:firstRowLastColumn="0" w:lastRowFirstColumn="0" w:lastRowLastColumn="0"/>
            <w:tcW w:w="3256" w:type="dxa"/>
          </w:tcPr>
          <w:p w14:paraId="1A11B8F1" w14:textId="77777777" w:rsidR="0082300D" w:rsidRDefault="0082300D" w:rsidP="004F09A1">
            <w:r>
              <w:t>LHCR</w:t>
            </w:r>
          </w:p>
        </w:tc>
        <w:tc>
          <w:tcPr>
            <w:tcW w:w="6598" w:type="dxa"/>
          </w:tcPr>
          <w:p w14:paraId="34F0BD1C" w14:textId="77777777" w:rsidR="0082300D" w:rsidRDefault="0082300D" w:rsidP="004F09A1">
            <w:pPr>
              <w:cnfStyle w:val="000000000000" w:firstRow="0" w:lastRow="0" w:firstColumn="0" w:lastColumn="0" w:oddVBand="0" w:evenVBand="0" w:oddHBand="0" w:evenHBand="0" w:firstRowFirstColumn="0" w:firstRowLastColumn="0" w:lastRowFirstColumn="0" w:lastRowLastColumn="0"/>
            </w:pPr>
            <w:r w:rsidRPr="00000317">
              <w:t>Local Health Care Record: NHS England funded regional partnerships, providing better and faster access to patient information</w:t>
            </w:r>
          </w:p>
        </w:tc>
      </w:tr>
      <w:tr w:rsidR="0082300D" w14:paraId="6991954D" w14:textId="77777777" w:rsidTr="004F09A1">
        <w:tc>
          <w:tcPr>
            <w:cnfStyle w:val="001000000000" w:firstRow="0" w:lastRow="0" w:firstColumn="1" w:lastColumn="0" w:oddVBand="0" w:evenVBand="0" w:oddHBand="0" w:evenHBand="0" w:firstRowFirstColumn="0" w:firstRowLastColumn="0" w:lastRowFirstColumn="0" w:lastRowLastColumn="0"/>
            <w:tcW w:w="3256" w:type="dxa"/>
          </w:tcPr>
          <w:p w14:paraId="44834911" w14:textId="77777777" w:rsidR="0082300D" w:rsidRDefault="0082300D" w:rsidP="004F09A1">
            <w:r>
              <w:t>NRL Consumer</w:t>
            </w:r>
          </w:p>
        </w:tc>
        <w:tc>
          <w:tcPr>
            <w:tcW w:w="6598" w:type="dxa"/>
          </w:tcPr>
          <w:p w14:paraId="7B96F713" w14:textId="77777777" w:rsidR="0082300D" w:rsidRDefault="0082300D" w:rsidP="004F09A1">
            <w:pPr>
              <w:cnfStyle w:val="000000000000" w:firstRow="0" w:lastRow="0" w:firstColumn="0" w:lastColumn="0" w:oddVBand="0" w:evenVBand="0" w:oddHBand="0" w:evenHBand="0" w:firstRowFirstColumn="0" w:firstRowLastColumn="0" w:lastRowFirstColumn="0" w:lastRowLastColumn="0"/>
            </w:pPr>
            <w:r>
              <w:t>An organisation that retrieves record pointers from the NRL</w:t>
            </w:r>
          </w:p>
        </w:tc>
      </w:tr>
      <w:tr w:rsidR="0082300D" w14:paraId="1B06A544" w14:textId="77777777" w:rsidTr="004F09A1">
        <w:tc>
          <w:tcPr>
            <w:cnfStyle w:val="001000000000" w:firstRow="0" w:lastRow="0" w:firstColumn="1" w:lastColumn="0" w:oddVBand="0" w:evenVBand="0" w:oddHBand="0" w:evenHBand="0" w:firstRowFirstColumn="0" w:firstRowLastColumn="0" w:lastRowFirstColumn="0" w:lastRowLastColumn="0"/>
            <w:tcW w:w="3256" w:type="dxa"/>
          </w:tcPr>
          <w:p w14:paraId="11199F7D" w14:textId="77777777" w:rsidR="0082300D" w:rsidRDefault="0082300D" w:rsidP="004F09A1">
            <w:r>
              <w:t>NRL Provider</w:t>
            </w:r>
          </w:p>
        </w:tc>
        <w:tc>
          <w:tcPr>
            <w:tcW w:w="6598" w:type="dxa"/>
          </w:tcPr>
          <w:p w14:paraId="1F084332" w14:textId="77777777" w:rsidR="0082300D" w:rsidRDefault="0082300D" w:rsidP="004F09A1">
            <w:pPr>
              <w:cnfStyle w:val="000000000000" w:firstRow="0" w:lastRow="0" w:firstColumn="0" w:lastColumn="0" w:oddVBand="0" w:evenVBand="0" w:oddHBand="0" w:evenHBand="0" w:firstRowFirstColumn="0" w:firstRowLastColumn="0" w:lastRowFirstColumn="0" w:lastRowLastColumn="0"/>
            </w:pPr>
            <w:r>
              <w:t>An organisation that publishes record pointers to the NRL.</w:t>
            </w:r>
          </w:p>
        </w:tc>
      </w:tr>
      <w:tr w:rsidR="0082300D" w14:paraId="3319B443" w14:textId="77777777" w:rsidTr="004F09A1">
        <w:tc>
          <w:tcPr>
            <w:cnfStyle w:val="001000000000" w:firstRow="0" w:lastRow="0" w:firstColumn="1" w:lastColumn="0" w:oddVBand="0" w:evenVBand="0" w:oddHBand="0" w:evenHBand="0" w:firstRowFirstColumn="0" w:firstRowLastColumn="0" w:lastRowFirstColumn="0" w:lastRowLastColumn="0"/>
            <w:tcW w:w="3256" w:type="dxa"/>
          </w:tcPr>
          <w:p w14:paraId="68FEDBD8" w14:textId="77777777" w:rsidR="0082300D" w:rsidRDefault="0082300D" w:rsidP="004F09A1">
            <w:r>
              <w:t>RA Manager</w:t>
            </w:r>
          </w:p>
        </w:tc>
        <w:tc>
          <w:tcPr>
            <w:tcW w:w="6598" w:type="dxa"/>
          </w:tcPr>
          <w:p w14:paraId="1444EBE0" w14:textId="77777777" w:rsidR="0082300D" w:rsidRDefault="0082300D" w:rsidP="004F09A1">
            <w:pPr>
              <w:cnfStyle w:val="000000000000" w:firstRow="0" w:lastRow="0" w:firstColumn="0" w:lastColumn="0" w:oddVBand="0" w:evenVBand="0" w:oddHBand="0" w:evenHBand="0" w:firstRowFirstColumn="0" w:firstRowLastColumn="0" w:lastRowFirstColumn="0" w:lastRowLastColumn="0"/>
            </w:pPr>
            <w:r>
              <w:t xml:space="preserve">The Registration Authority Manager </w:t>
            </w:r>
            <w:r w:rsidRPr="00134E52">
              <w:t>ensure</w:t>
            </w:r>
            <w:r>
              <w:t>s</w:t>
            </w:r>
            <w:r w:rsidRPr="00134E52">
              <w:t xml:space="preserve"> the governance and security of information accessed via NHS systems using smartcards, as part of the Care identity Service (CIS)</w:t>
            </w:r>
            <w:r>
              <w:t>. This role is performed at a Trust level.</w:t>
            </w:r>
          </w:p>
        </w:tc>
      </w:tr>
      <w:tr w:rsidR="0082300D" w14:paraId="74A65B43" w14:textId="77777777" w:rsidTr="004F09A1">
        <w:tc>
          <w:tcPr>
            <w:cnfStyle w:val="001000000000" w:firstRow="0" w:lastRow="0" w:firstColumn="1" w:lastColumn="0" w:oddVBand="0" w:evenVBand="0" w:oddHBand="0" w:evenHBand="0" w:firstRowFirstColumn="0" w:firstRowLastColumn="0" w:lastRowFirstColumn="0" w:lastRowLastColumn="0"/>
            <w:tcW w:w="3256" w:type="dxa"/>
          </w:tcPr>
          <w:p w14:paraId="7C25378B" w14:textId="77777777" w:rsidR="0082300D" w:rsidRDefault="0082300D" w:rsidP="004F09A1">
            <w:r>
              <w:t>RBAC</w:t>
            </w:r>
          </w:p>
        </w:tc>
        <w:tc>
          <w:tcPr>
            <w:tcW w:w="6598" w:type="dxa"/>
          </w:tcPr>
          <w:p w14:paraId="3AD0BB18" w14:textId="77777777" w:rsidR="0082300D" w:rsidRDefault="0082300D" w:rsidP="004F09A1">
            <w:pPr>
              <w:cnfStyle w:val="000000000000" w:firstRow="0" w:lastRow="0" w:firstColumn="0" w:lastColumn="0" w:oddVBand="0" w:evenVBand="0" w:oddHBand="0" w:evenHBand="0" w:firstRowFirstColumn="0" w:firstRowLastColumn="0" w:lastRowFirstColumn="0" w:lastRowLastColumn="0"/>
            </w:pPr>
            <w:r>
              <w:t>Role based access control: a method of restricting access based on the roles of individual users</w:t>
            </w:r>
          </w:p>
        </w:tc>
      </w:tr>
      <w:tr w:rsidR="0082300D" w14:paraId="217D4A1B" w14:textId="77777777" w:rsidTr="004F09A1">
        <w:tc>
          <w:tcPr>
            <w:cnfStyle w:val="001000000000" w:firstRow="0" w:lastRow="0" w:firstColumn="1" w:lastColumn="0" w:oddVBand="0" w:evenVBand="0" w:oddHBand="0" w:evenHBand="0" w:firstRowFirstColumn="0" w:firstRowLastColumn="0" w:lastRowFirstColumn="0" w:lastRowLastColumn="0"/>
            <w:tcW w:w="3256" w:type="dxa"/>
          </w:tcPr>
          <w:p w14:paraId="2D08077C" w14:textId="77777777" w:rsidR="0082300D" w:rsidRDefault="0082300D" w:rsidP="004F09A1">
            <w:r>
              <w:t>Record Type</w:t>
            </w:r>
          </w:p>
        </w:tc>
        <w:tc>
          <w:tcPr>
            <w:tcW w:w="6598" w:type="dxa"/>
          </w:tcPr>
          <w:p w14:paraId="2813FA7D" w14:textId="77777777" w:rsidR="0082300D" w:rsidRDefault="0082300D" w:rsidP="004F09A1">
            <w:pPr>
              <w:cnfStyle w:val="000000000000" w:firstRow="0" w:lastRow="0" w:firstColumn="0" w:lastColumn="0" w:oddVBand="0" w:evenVBand="0" w:oddHBand="0" w:evenHBand="0" w:firstRowFirstColumn="0" w:firstRowLastColumn="0" w:lastRowFirstColumn="0" w:lastRowLastColumn="0"/>
            </w:pPr>
            <w:r>
              <w:t xml:space="preserve">The clinical type of a record as defined by SNOMED CT code. The clinical types permitted on the NRL are defined by a controlled list. </w:t>
            </w:r>
          </w:p>
        </w:tc>
      </w:tr>
      <w:tr w:rsidR="0082300D" w14:paraId="0D1460FA" w14:textId="77777777" w:rsidTr="004F09A1">
        <w:tc>
          <w:tcPr>
            <w:cnfStyle w:val="001000000000" w:firstRow="0" w:lastRow="0" w:firstColumn="1" w:lastColumn="0" w:oddVBand="0" w:evenVBand="0" w:oddHBand="0" w:evenHBand="0" w:firstRowFirstColumn="0" w:firstRowLastColumn="0" w:lastRowFirstColumn="0" w:lastRowLastColumn="0"/>
            <w:tcW w:w="3256" w:type="dxa"/>
          </w:tcPr>
          <w:p w14:paraId="5E90A63A" w14:textId="77777777" w:rsidR="0082300D" w:rsidRDefault="0082300D" w:rsidP="004F09A1">
            <w:r>
              <w:t>Record Group</w:t>
            </w:r>
          </w:p>
        </w:tc>
        <w:tc>
          <w:tcPr>
            <w:tcW w:w="6598" w:type="dxa"/>
          </w:tcPr>
          <w:p w14:paraId="6E45F6A7" w14:textId="77777777" w:rsidR="0082300D" w:rsidRDefault="0082300D" w:rsidP="004F09A1">
            <w:pPr>
              <w:cnfStyle w:val="000000000000" w:firstRow="0" w:lastRow="0" w:firstColumn="0" w:lastColumn="0" w:oddVBand="0" w:evenVBand="0" w:oddHBand="0" w:evenHBand="0" w:firstRowFirstColumn="0" w:firstRowLastColumn="0" w:lastRowFirstColumn="0" w:lastRowLastColumn="0"/>
            </w:pPr>
            <w:r>
              <w:t>A grouping that contains one or more Record Types</w:t>
            </w:r>
          </w:p>
        </w:tc>
      </w:tr>
    </w:tbl>
    <w:p w14:paraId="6F1646E0" w14:textId="32473D2C" w:rsidR="000A62BC" w:rsidRDefault="000A62BC">
      <w:pPr>
        <w:spacing w:after="0"/>
        <w:textboxTightWrap w:val="none"/>
      </w:pPr>
    </w:p>
    <w:p w14:paraId="7202859E" w14:textId="65CCE6EC" w:rsidR="005D5ACC" w:rsidRDefault="005D5ACC">
      <w:pPr>
        <w:spacing w:after="0"/>
        <w:textboxTightWrap w:val="none"/>
      </w:pPr>
    </w:p>
    <w:p w14:paraId="00C3D490" w14:textId="73BE5035" w:rsidR="005D5ACC" w:rsidRDefault="005D5ACC">
      <w:pPr>
        <w:spacing w:after="0"/>
        <w:textboxTightWrap w:val="none"/>
      </w:pPr>
    </w:p>
    <w:p w14:paraId="6717EE6C" w14:textId="1C22A3A4" w:rsidR="005D5ACC" w:rsidRDefault="005D5ACC">
      <w:pPr>
        <w:spacing w:after="0"/>
        <w:textboxTightWrap w:val="none"/>
      </w:pPr>
    </w:p>
    <w:p w14:paraId="77EC8E76" w14:textId="4922346F" w:rsidR="005D5ACC" w:rsidRDefault="005D5ACC">
      <w:pPr>
        <w:spacing w:after="0"/>
        <w:textboxTightWrap w:val="none"/>
      </w:pPr>
    </w:p>
    <w:p w14:paraId="404271FF" w14:textId="501C1E26" w:rsidR="005D5ACC" w:rsidRDefault="005D5ACC">
      <w:pPr>
        <w:spacing w:after="0"/>
        <w:textboxTightWrap w:val="none"/>
      </w:pPr>
    </w:p>
    <w:p w14:paraId="61BD81D4" w14:textId="3E2A7CAE" w:rsidR="005D5ACC" w:rsidRDefault="005D5ACC">
      <w:pPr>
        <w:spacing w:after="0"/>
        <w:textboxTightWrap w:val="none"/>
      </w:pPr>
    </w:p>
    <w:p w14:paraId="7EFDF0CE" w14:textId="6F0C079E" w:rsidR="005D5ACC" w:rsidRDefault="005D5ACC">
      <w:pPr>
        <w:spacing w:after="0"/>
        <w:textboxTightWrap w:val="none"/>
      </w:pPr>
    </w:p>
    <w:p w14:paraId="3B8D311C" w14:textId="32A1CAA0" w:rsidR="005D5ACC" w:rsidRDefault="005D5ACC">
      <w:pPr>
        <w:spacing w:after="0"/>
        <w:textboxTightWrap w:val="none"/>
      </w:pPr>
    </w:p>
    <w:p w14:paraId="03E73299" w14:textId="578CBC39" w:rsidR="005D5ACC" w:rsidRDefault="005D5ACC">
      <w:pPr>
        <w:spacing w:after="0"/>
        <w:textboxTightWrap w:val="none"/>
      </w:pPr>
    </w:p>
    <w:p w14:paraId="4D1DA9BA" w14:textId="0605284E" w:rsidR="005D5ACC" w:rsidRDefault="005D5ACC">
      <w:pPr>
        <w:spacing w:after="0"/>
        <w:textboxTightWrap w:val="none"/>
      </w:pPr>
    </w:p>
    <w:p w14:paraId="0EE7E2C0" w14:textId="70F28BE1" w:rsidR="005D5ACC" w:rsidRDefault="005D5ACC">
      <w:pPr>
        <w:spacing w:after="0"/>
        <w:textboxTightWrap w:val="none"/>
      </w:pPr>
    </w:p>
    <w:p w14:paraId="23ED366B" w14:textId="5E4D6E20" w:rsidR="005D5ACC" w:rsidRDefault="005D5ACC">
      <w:pPr>
        <w:spacing w:after="0"/>
        <w:textboxTightWrap w:val="none"/>
      </w:pPr>
    </w:p>
    <w:p w14:paraId="5B86B7DC" w14:textId="5A4864E3" w:rsidR="005D5ACC" w:rsidRDefault="005D5ACC">
      <w:pPr>
        <w:spacing w:after="0"/>
        <w:textboxTightWrap w:val="none"/>
      </w:pPr>
    </w:p>
    <w:p w14:paraId="26533CDF" w14:textId="6252F9C5" w:rsidR="005D5ACC" w:rsidRDefault="005D5ACC">
      <w:pPr>
        <w:spacing w:after="0"/>
        <w:textboxTightWrap w:val="none"/>
      </w:pPr>
    </w:p>
    <w:p w14:paraId="2444F4B4" w14:textId="77777777" w:rsidR="005D5ACC" w:rsidRPr="005D5ACC" w:rsidRDefault="005D5ACC">
      <w:pPr>
        <w:spacing w:after="0"/>
        <w:textboxTightWrap w:val="none"/>
      </w:pPr>
    </w:p>
    <w:sdt>
      <w:sdtPr>
        <w:rPr>
          <w:rFonts w:ascii="Arial" w:eastAsia="Times New Roman" w:hAnsi="Arial" w:cs="Times New Roman"/>
          <w:b w:val="0"/>
          <w:bCs w:val="0"/>
          <w:color w:val="0F0F0F" w:themeColor="text1"/>
          <w:spacing w:val="0"/>
          <w:sz w:val="24"/>
          <w:szCs w:val="24"/>
          <w:lang w:val="en-GB" w:eastAsia="en-US"/>
          <w14:ligatures w14:val="none"/>
        </w:rPr>
        <w:id w:val="-916941840"/>
        <w:docPartObj>
          <w:docPartGallery w:val="Table of Contents"/>
          <w:docPartUnique/>
        </w:docPartObj>
      </w:sdtPr>
      <w:sdtEndPr>
        <w:rPr>
          <w:noProof/>
        </w:rPr>
      </w:sdtEndPr>
      <w:sdtContent>
        <w:p w14:paraId="0148B713" w14:textId="2E78A05B" w:rsidR="00434EE8" w:rsidRDefault="00434EE8" w:rsidP="000A62BC">
          <w:pPr>
            <w:pStyle w:val="TOCHeading"/>
            <w:numPr>
              <w:ilvl w:val="0"/>
              <w:numId w:val="0"/>
            </w:numPr>
          </w:pPr>
          <w:r>
            <w:t>Contents</w:t>
          </w:r>
        </w:p>
        <w:p w14:paraId="3481BD29" w14:textId="3791B604" w:rsidR="00C452A7" w:rsidRDefault="00434EE8">
          <w:pPr>
            <w:pStyle w:val="TOC1"/>
            <w:rPr>
              <w:rFonts w:asciiTheme="minorHAnsi" w:eastAsiaTheme="minorEastAsia" w:hAnsiTheme="minorHAnsi" w:cstheme="minorBidi"/>
              <w:b w:val="0"/>
              <w:color w:val="auto"/>
              <w:sz w:val="22"/>
              <w:szCs w:val="22"/>
              <w:lang w:eastAsia="en-GB"/>
            </w:rPr>
          </w:pPr>
          <w:r>
            <w:fldChar w:fldCharType="begin"/>
          </w:r>
          <w:r>
            <w:instrText xml:space="preserve"> TOC \o "1-3" \h \z \u </w:instrText>
          </w:r>
          <w:r>
            <w:fldChar w:fldCharType="separate"/>
          </w:r>
          <w:hyperlink w:anchor="_Toc66776683" w:history="1">
            <w:r w:rsidR="00C452A7" w:rsidRPr="00C3584B">
              <w:rPr>
                <w:rStyle w:val="Hyperlink"/>
              </w:rPr>
              <w:t>1 Summary and Document Purpose</w:t>
            </w:r>
            <w:r w:rsidR="00C452A7">
              <w:rPr>
                <w:webHidden/>
              </w:rPr>
              <w:tab/>
            </w:r>
            <w:r w:rsidR="00C452A7">
              <w:rPr>
                <w:webHidden/>
              </w:rPr>
              <w:fldChar w:fldCharType="begin"/>
            </w:r>
            <w:r w:rsidR="00C452A7">
              <w:rPr>
                <w:webHidden/>
              </w:rPr>
              <w:instrText xml:space="preserve"> PAGEREF _Toc66776683 \h </w:instrText>
            </w:r>
            <w:r w:rsidR="00C452A7">
              <w:rPr>
                <w:webHidden/>
              </w:rPr>
            </w:r>
            <w:r w:rsidR="00C452A7">
              <w:rPr>
                <w:webHidden/>
              </w:rPr>
              <w:fldChar w:fldCharType="separate"/>
            </w:r>
            <w:r w:rsidR="00C452A7">
              <w:rPr>
                <w:webHidden/>
              </w:rPr>
              <w:t>6</w:t>
            </w:r>
            <w:r w:rsidR="00C452A7">
              <w:rPr>
                <w:webHidden/>
              </w:rPr>
              <w:fldChar w:fldCharType="end"/>
            </w:r>
          </w:hyperlink>
        </w:p>
        <w:p w14:paraId="7042ABED" w14:textId="09F1E7AC" w:rsidR="00C452A7" w:rsidRDefault="00073B83">
          <w:pPr>
            <w:pStyle w:val="TOC1"/>
            <w:rPr>
              <w:rFonts w:asciiTheme="minorHAnsi" w:eastAsiaTheme="minorEastAsia" w:hAnsiTheme="minorHAnsi" w:cstheme="minorBidi"/>
              <w:b w:val="0"/>
              <w:color w:val="auto"/>
              <w:sz w:val="22"/>
              <w:szCs w:val="22"/>
              <w:lang w:eastAsia="en-GB"/>
            </w:rPr>
          </w:pPr>
          <w:hyperlink w:anchor="_Toc66776684" w:history="1">
            <w:r w:rsidR="00C452A7" w:rsidRPr="00C3584B">
              <w:rPr>
                <w:rStyle w:val="Hyperlink"/>
              </w:rPr>
              <w:t>2 Introduction to NRL</w:t>
            </w:r>
            <w:r w:rsidR="00C452A7">
              <w:rPr>
                <w:webHidden/>
              </w:rPr>
              <w:tab/>
            </w:r>
            <w:r w:rsidR="00C452A7">
              <w:rPr>
                <w:webHidden/>
              </w:rPr>
              <w:fldChar w:fldCharType="begin"/>
            </w:r>
            <w:r w:rsidR="00C452A7">
              <w:rPr>
                <w:webHidden/>
              </w:rPr>
              <w:instrText xml:space="preserve"> PAGEREF _Toc66776684 \h </w:instrText>
            </w:r>
            <w:r w:rsidR="00C452A7">
              <w:rPr>
                <w:webHidden/>
              </w:rPr>
            </w:r>
            <w:r w:rsidR="00C452A7">
              <w:rPr>
                <w:webHidden/>
              </w:rPr>
              <w:fldChar w:fldCharType="separate"/>
            </w:r>
            <w:r w:rsidR="00C452A7">
              <w:rPr>
                <w:webHidden/>
              </w:rPr>
              <w:t>6</w:t>
            </w:r>
            <w:r w:rsidR="00C452A7">
              <w:rPr>
                <w:webHidden/>
              </w:rPr>
              <w:fldChar w:fldCharType="end"/>
            </w:r>
          </w:hyperlink>
        </w:p>
        <w:p w14:paraId="48CAA1BA" w14:textId="2B834440" w:rsidR="00C452A7" w:rsidRDefault="00073B83">
          <w:pPr>
            <w:pStyle w:val="TOC1"/>
            <w:rPr>
              <w:rFonts w:asciiTheme="minorHAnsi" w:eastAsiaTheme="minorEastAsia" w:hAnsiTheme="minorHAnsi" w:cstheme="minorBidi"/>
              <w:b w:val="0"/>
              <w:color w:val="auto"/>
              <w:sz w:val="22"/>
              <w:szCs w:val="22"/>
              <w:lang w:eastAsia="en-GB"/>
            </w:rPr>
          </w:pPr>
          <w:hyperlink w:anchor="_Toc66776685" w:history="1">
            <w:r w:rsidR="00C452A7" w:rsidRPr="00C3584B">
              <w:rPr>
                <w:rStyle w:val="Hyperlink"/>
              </w:rPr>
              <w:t>3 Onboarding Task List - Overview</w:t>
            </w:r>
            <w:r w:rsidR="00C452A7">
              <w:rPr>
                <w:webHidden/>
              </w:rPr>
              <w:tab/>
            </w:r>
            <w:r w:rsidR="00C452A7">
              <w:rPr>
                <w:webHidden/>
              </w:rPr>
              <w:fldChar w:fldCharType="begin"/>
            </w:r>
            <w:r w:rsidR="00C452A7">
              <w:rPr>
                <w:webHidden/>
              </w:rPr>
              <w:instrText xml:space="preserve"> PAGEREF _Toc66776685 \h </w:instrText>
            </w:r>
            <w:r w:rsidR="00C452A7">
              <w:rPr>
                <w:webHidden/>
              </w:rPr>
            </w:r>
            <w:r w:rsidR="00C452A7">
              <w:rPr>
                <w:webHidden/>
              </w:rPr>
              <w:fldChar w:fldCharType="separate"/>
            </w:r>
            <w:r w:rsidR="00C452A7">
              <w:rPr>
                <w:webHidden/>
              </w:rPr>
              <w:t>6</w:t>
            </w:r>
            <w:r w:rsidR="00C452A7">
              <w:rPr>
                <w:webHidden/>
              </w:rPr>
              <w:fldChar w:fldCharType="end"/>
            </w:r>
          </w:hyperlink>
        </w:p>
        <w:p w14:paraId="20AB3583" w14:textId="2DBDF6A6" w:rsidR="00C452A7" w:rsidRDefault="00073B83">
          <w:pPr>
            <w:pStyle w:val="TOC1"/>
            <w:rPr>
              <w:rFonts w:asciiTheme="minorHAnsi" w:eastAsiaTheme="minorEastAsia" w:hAnsiTheme="minorHAnsi" w:cstheme="minorBidi"/>
              <w:b w:val="0"/>
              <w:color w:val="auto"/>
              <w:sz w:val="22"/>
              <w:szCs w:val="22"/>
              <w:lang w:eastAsia="en-GB"/>
            </w:rPr>
          </w:pPr>
          <w:hyperlink w:anchor="_Toc66776686" w:history="1">
            <w:r w:rsidR="00C452A7" w:rsidRPr="00C3584B">
              <w:rPr>
                <w:rStyle w:val="Hyperlink"/>
              </w:rPr>
              <w:t>4 Pre-requisites</w:t>
            </w:r>
            <w:r w:rsidR="00C452A7">
              <w:rPr>
                <w:webHidden/>
              </w:rPr>
              <w:tab/>
            </w:r>
            <w:r w:rsidR="00C452A7">
              <w:rPr>
                <w:webHidden/>
              </w:rPr>
              <w:fldChar w:fldCharType="begin"/>
            </w:r>
            <w:r w:rsidR="00C452A7">
              <w:rPr>
                <w:webHidden/>
              </w:rPr>
              <w:instrText xml:space="preserve"> PAGEREF _Toc66776686 \h </w:instrText>
            </w:r>
            <w:r w:rsidR="00C452A7">
              <w:rPr>
                <w:webHidden/>
              </w:rPr>
            </w:r>
            <w:r w:rsidR="00C452A7">
              <w:rPr>
                <w:webHidden/>
              </w:rPr>
              <w:fldChar w:fldCharType="separate"/>
            </w:r>
            <w:r w:rsidR="00C452A7">
              <w:rPr>
                <w:webHidden/>
              </w:rPr>
              <w:t>6</w:t>
            </w:r>
            <w:r w:rsidR="00C452A7">
              <w:rPr>
                <w:webHidden/>
              </w:rPr>
              <w:fldChar w:fldCharType="end"/>
            </w:r>
          </w:hyperlink>
        </w:p>
        <w:p w14:paraId="6330AD5E" w14:textId="1611BACC" w:rsidR="00C452A7" w:rsidRDefault="00073B83">
          <w:pPr>
            <w:pStyle w:val="TOC1"/>
            <w:rPr>
              <w:rFonts w:asciiTheme="minorHAnsi" w:eastAsiaTheme="minorEastAsia" w:hAnsiTheme="minorHAnsi" w:cstheme="minorBidi"/>
              <w:b w:val="0"/>
              <w:color w:val="auto"/>
              <w:sz w:val="22"/>
              <w:szCs w:val="22"/>
              <w:lang w:eastAsia="en-GB"/>
            </w:rPr>
          </w:pPr>
          <w:hyperlink w:anchor="_Toc66776687" w:history="1">
            <w:r w:rsidR="00C452A7" w:rsidRPr="00C3584B">
              <w:rPr>
                <w:rStyle w:val="Hyperlink"/>
              </w:rPr>
              <w:t>5 Onboarding Documentation</w:t>
            </w:r>
            <w:r w:rsidR="00C452A7">
              <w:rPr>
                <w:webHidden/>
              </w:rPr>
              <w:tab/>
            </w:r>
            <w:r w:rsidR="00C452A7">
              <w:rPr>
                <w:webHidden/>
              </w:rPr>
              <w:fldChar w:fldCharType="begin"/>
            </w:r>
            <w:r w:rsidR="00C452A7">
              <w:rPr>
                <w:webHidden/>
              </w:rPr>
              <w:instrText xml:space="preserve"> PAGEREF _Toc66776687 \h </w:instrText>
            </w:r>
            <w:r w:rsidR="00C452A7">
              <w:rPr>
                <w:webHidden/>
              </w:rPr>
            </w:r>
            <w:r w:rsidR="00C452A7">
              <w:rPr>
                <w:webHidden/>
              </w:rPr>
              <w:fldChar w:fldCharType="separate"/>
            </w:r>
            <w:r w:rsidR="00C452A7">
              <w:rPr>
                <w:webHidden/>
              </w:rPr>
              <w:t>7</w:t>
            </w:r>
            <w:r w:rsidR="00C452A7">
              <w:rPr>
                <w:webHidden/>
              </w:rPr>
              <w:fldChar w:fldCharType="end"/>
            </w:r>
          </w:hyperlink>
        </w:p>
        <w:p w14:paraId="5D77D3A0" w14:textId="2964C470" w:rsidR="00C452A7" w:rsidRDefault="00073B83">
          <w:pPr>
            <w:pStyle w:val="TOC2"/>
            <w:tabs>
              <w:tab w:val="right" w:pos="9854"/>
            </w:tabs>
            <w:rPr>
              <w:rFonts w:asciiTheme="minorHAnsi" w:eastAsiaTheme="minorEastAsia" w:hAnsiTheme="minorHAnsi" w:cstheme="minorBidi"/>
              <w:noProof/>
              <w:color w:val="auto"/>
              <w:sz w:val="22"/>
              <w:szCs w:val="22"/>
              <w:lang w:eastAsia="en-GB"/>
            </w:rPr>
          </w:pPr>
          <w:hyperlink w:anchor="_Toc66776688" w:history="1">
            <w:r w:rsidR="00C452A7" w:rsidRPr="00C3584B">
              <w:rPr>
                <w:rStyle w:val="Hyperlink"/>
                <w:noProof/>
              </w:rPr>
              <w:t>5.1   Consumer/Provider Guidance</w:t>
            </w:r>
            <w:r w:rsidR="00C452A7">
              <w:rPr>
                <w:noProof/>
                <w:webHidden/>
              </w:rPr>
              <w:tab/>
            </w:r>
            <w:r w:rsidR="00C452A7">
              <w:rPr>
                <w:noProof/>
                <w:webHidden/>
              </w:rPr>
              <w:fldChar w:fldCharType="begin"/>
            </w:r>
            <w:r w:rsidR="00C452A7">
              <w:rPr>
                <w:noProof/>
                <w:webHidden/>
              </w:rPr>
              <w:instrText xml:space="preserve"> PAGEREF _Toc66776688 \h </w:instrText>
            </w:r>
            <w:r w:rsidR="00C452A7">
              <w:rPr>
                <w:noProof/>
                <w:webHidden/>
              </w:rPr>
            </w:r>
            <w:r w:rsidR="00C452A7">
              <w:rPr>
                <w:noProof/>
                <w:webHidden/>
              </w:rPr>
              <w:fldChar w:fldCharType="separate"/>
            </w:r>
            <w:r w:rsidR="00C452A7">
              <w:rPr>
                <w:noProof/>
                <w:webHidden/>
              </w:rPr>
              <w:t>7</w:t>
            </w:r>
            <w:r w:rsidR="00C452A7">
              <w:rPr>
                <w:noProof/>
                <w:webHidden/>
              </w:rPr>
              <w:fldChar w:fldCharType="end"/>
            </w:r>
          </w:hyperlink>
        </w:p>
        <w:p w14:paraId="58FE9137" w14:textId="01238E31" w:rsidR="00C452A7" w:rsidRDefault="00073B83">
          <w:pPr>
            <w:pStyle w:val="TOC2"/>
            <w:tabs>
              <w:tab w:val="right" w:pos="9854"/>
            </w:tabs>
            <w:rPr>
              <w:rFonts w:asciiTheme="minorHAnsi" w:eastAsiaTheme="minorEastAsia" w:hAnsiTheme="minorHAnsi" w:cstheme="minorBidi"/>
              <w:noProof/>
              <w:color w:val="auto"/>
              <w:sz w:val="22"/>
              <w:szCs w:val="22"/>
              <w:lang w:eastAsia="en-GB"/>
            </w:rPr>
          </w:pPr>
          <w:hyperlink w:anchor="_Toc66776689" w:history="1">
            <w:r w:rsidR="00C452A7" w:rsidRPr="00C3584B">
              <w:rPr>
                <w:rStyle w:val="Hyperlink"/>
                <w:noProof/>
              </w:rPr>
              <w:t>5.2   DSA Data Sharing Agreement</w:t>
            </w:r>
            <w:r w:rsidR="00C452A7">
              <w:rPr>
                <w:noProof/>
                <w:webHidden/>
              </w:rPr>
              <w:tab/>
            </w:r>
            <w:r w:rsidR="00C452A7">
              <w:rPr>
                <w:noProof/>
                <w:webHidden/>
              </w:rPr>
              <w:fldChar w:fldCharType="begin"/>
            </w:r>
            <w:r w:rsidR="00C452A7">
              <w:rPr>
                <w:noProof/>
                <w:webHidden/>
              </w:rPr>
              <w:instrText xml:space="preserve"> PAGEREF _Toc66776689 \h </w:instrText>
            </w:r>
            <w:r w:rsidR="00C452A7">
              <w:rPr>
                <w:noProof/>
                <w:webHidden/>
              </w:rPr>
            </w:r>
            <w:r w:rsidR="00C452A7">
              <w:rPr>
                <w:noProof/>
                <w:webHidden/>
              </w:rPr>
              <w:fldChar w:fldCharType="separate"/>
            </w:r>
            <w:r w:rsidR="00C452A7">
              <w:rPr>
                <w:noProof/>
                <w:webHidden/>
              </w:rPr>
              <w:t>7</w:t>
            </w:r>
            <w:r w:rsidR="00C452A7">
              <w:rPr>
                <w:noProof/>
                <w:webHidden/>
              </w:rPr>
              <w:fldChar w:fldCharType="end"/>
            </w:r>
          </w:hyperlink>
        </w:p>
        <w:p w14:paraId="3915E0FE" w14:textId="29050C4E" w:rsidR="00C452A7" w:rsidRDefault="00073B83">
          <w:pPr>
            <w:pStyle w:val="TOC1"/>
            <w:rPr>
              <w:rFonts w:asciiTheme="minorHAnsi" w:eastAsiaTheme="minorEastAsia" w:hAnsiTheme="minorHAnsi" w:cstheme="minorBidi"/>
              <w:b w:val="0"/>
              <w:color w:val="auto"/>
              <w:sz w:val="22"/>
              <w:szCs w:val="22"/>
              <w:lang w:eastAsia="en-GB"/>
            </w:rPr>
          </w:pPr>
          <w:hyperlink w:anchor="_Toc66776690" w:history="1">
            <w:r w:rsidR="00C452A7" w:rsidRPr="00C3584B">
              <w:rPr>
                <w:rStyle w:val="Hyperlink"/>
              </w:rPr>
              <w:t>6 Business Requirements</w:t>
            </w:r>
            <w:r w:rsidR="00C452A7">
              <w:rPr>
                <w:webHidden/>
              </w:rPr>
              <w:tab/>
            </w:r>
            <w:r w:rsidR="00C452A7">
              <w:rPr>
                <w:webHidden/>
              </w:rPr>
              <w:fldChar w:fldCharType="begin"/>
            </w:r>
            <w:r w:rsidR="00C452A7">
              <w:rPr>
                <w:webHidden/>
              </w:rPr>
              <w:instrText xml:space="preserve"> PAGEREF _Toc66776690 \h </w:instrText>
            </w:r>
            <w:r w:rsidR="00C452A7">
              <w:rPr>
                <w:webHidden/>
              </w:rPr>
            </w:r>
            <w:r w:rsidR="00C452A7">
              <w:rPr>
                <w:webHidden/>
              </w:rPr>
              <w:fldChar w:fldCharType="separate"/>
            </w:r>
            <w:r w:rsidR="00C452A7">
              <w:rPr>
                <w:webHidden/>
              </w:rPr>
              <w:t>8</w:t>
            </w:r>
            <w:r w:rsidR="00C452A7">
              <w:rPr>
                <w:webHidden/>
              </w:rPr>
              <w:fldChar w:fldCharType="end"/>
            </w:r>
          </w:hyperlink>
        </w:p>
        <w:p w14:paraId="17654D56" w14:textId="591E4CBC" w:rsidR="00C452A7" w:rsidRDefault="00073B83">
          <w:pPr>
            <w:pStyle w:val="TOC1"/>
            <w:rPr>
              <w:rFonts w:asciiTheme="minorHAnsi" w:eastAsiaTheme="minorEastAsia" w:hAnsiTheme="minorHAnsi" w:cstheme="minorBidi"/>
              <w:b w:val="0"/>
              <w:color w:val="auto"/>
              <w:sz w:val="22"/>
              <w:szCs w:val="22"/>
              <w:lang w:eastAsia="en-GB"/>
            </w:rPr>
          </w:pPr>
          <w:hyperlink w:anchor="_Toc66776691" w:history="1">
            <w:r w:rsidR="00C452A7" w:rsidRPr="00C3584B">
              <w:rPr>
                <w:rStyle w:val="Hyperlink"/>
              </w:rPr>
              <w:t>7 Live Service Implementation</w:t>
            </w:r>
            <w:r w:rsidR="00C452A7">
              <w:rPr>
                <w:webHidden/>
              </w:rPr>
              <w:tab/>
            </w:r>
            <w:r w:rsidR="00C452A7">
              <w:rPr>
                <w:webHidden/>
              </w:rPr>
              <w:fldChar w:fldCharType="begin"/>
            </w:r>
            <w:r w:rsidR="00C452A7">
              <w:rPr>
                <w:webHidden/>
              </w:rPr>
              <w:instrText xml:space="preserve"> PAGEREF _Toc66776691 \h </w:instrText>
            </w:r>
            <w:r w:rsidR="00C452A7">
              <w:rPr>
                <w:webHidden/>
              </w:rPr>
            </w:r>
            <w:r w:rsidR="00C452A7">
              <w:rPr>
                <w:webHidden/>
              </w:rPr>
              <w:fldChar w:fldCharType="separate"/>
            </w:r>
            <w:r w:rsidR="00C452A7">
              <w:rPr>
                <w:webHidden/>
              </w:rPr>
              <w:t>8</w:t>
            </w:r>
            <w:r w:rsidR="00C452A7">
              <w:rPr>
                <w:webHidden/>
              </w:rPr>
              <w:fldChar w:fldCharType="end"/>
            </w:r>
          </w:hyperlink>
        </w:p>
        <w:p w14:paraId="2454A6A6" w14:textId="104FE589" w:rsidR="00C452A7" w:rsidRDefault="00073B83">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66776692" w:history="1">
            <w:r w:rsidR="00C452A7" w:rsidRPr="00C3584B">
              <w:rPr>
                <w:rStyle w:val="Hyperlink"/>
                <w:noProof/>
              </w:rPr>
              <w:t>7.1</w:t>
            </w:r>
            <w:r w:rsidR="00C452A7">
              <w:rPr>
                <w:rFonts w:asciiTheme="minorHAnsi" w:eastAsiaTheme="minorEastAsia" w:hAnsiTheme="minorHAnsi" w:cstheme="minorBidi"/>
                <w:noProof/>
                <w:color w:val="auto"/>
                <w:sz w:val="22"/>
                <w:szCs w:val="22"/>
                <w:lang w:eastAsia="en-GB"/>
              </w:rPr>
              <w:tab/>
            </w:r>
            <w:r w:rsidR="00C452A7" w:rsidRPr="00C3584B">
              <w:rPr>
                <w:rStyle w:val="Hyperlink"/>
                <w:noProof/>
              </w:rPr>
              <w:t>Implementation High Level Steps</w:t>
            </w:r>
            <w:r w:rsidR="00C452A7">
              <w:rPr>
                <w:noProof/>
                <w:webHidden/>
              </w:rPr>
              <w:tab/>
            </w:r>
            <w:r w:rsidR="00C452A7">
              <w:rPr>
                <w:noProof/>
                <w:webHidden/>
              </w:rPr>
              <w:fldChar w:fldCharType="begin"/>
            </w:r>
            <w:r w:rsidR="00C452A7">
              <w:rPr>
                <w:noProof/>
                <w:webHidden/>
              </w:rPr>
              <w:instrText xml:space="preserve"> PAGEREF _Toc66776692 \h </w:instrText>
            </w:r>
            <w:r w:rsidR="00C452A7">
              <w:rPr>
                <w:noProof/>
                <w:webHidden/>
              </w:rPr>
            </w:r>
            <w:r w:rsidR="00C452A7">
              <w:rPr>
                <w:noProof/>
                <w:webHidden/>
              </w:rPr>
              <w:fldChar w:fldCharType="separate"/>
            </w:r>
            <w:r w:rsidR="00C452A7">
              <w:rPr>
                <w:noProof/>
                <w:webHidden/>
              </w:rPr>
              <w:t>8</w:t>
            </w:r>
            <w:r w:rsidR="00C452A7">
              <w:rPr>
                <w:noProof/>
                <w:webHidden/>
              </w:rPr>
              <w:fldChar w:fldCharType="end"/>
            </w:r>
          </w:hyperlink>
        </w:p>
        <w:p w14:paraId="5E89EFF1" w14:textId="717D5467" w:rsidR="00C452A7" w:rsidRDefault="00073B83">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66776693" w:history="1">
            <w:r w:rsidR="00C452A7" w:rsidRPr="00C3584B">
              <w:rPr>
                <w:rStyle w:val="Hyperlink"/>
                <w:noProof/>
              </w:rPr>
              <w:t>7.2</w:t>
            </w:r>
            <w:r w:rsidR="00C452A7">
              <w:rPr>
                <w:rFonts w:asciiTheme="minorHAnsi" w:eastAsiaTheme="minorEastAsia" w:hAnsiTheme="minorHAnsi" w:cstheme="minorBidi"/>
                <w:noProof/>
                <w:color w:val="auto"/>
                <w:sz w:val="22"/>
                <w:szCs w:val="22"/>
                <w:lang w:eastAsia="en-GB"/>
              </w:rPr>
              <w:tab/>
            </w:r>
            <w:r w:rsidR="00C452A7" w:rsidRPr="00C3584B">
              <w:rPr>
                <w:rStyle w:val="Hyperlink"/>
                <w:noProof/>
              </w:rPr>
              <w:t>Implementation Pre-requisites</w:t>
            </w:r>
            <w:r w:rsidR="00C452A7">
              <w:rPr>
                <w:noProof/>
                <w:webHidden/>
              </w:rPr>
              <w:tab/>
            </w:r>
            <w:r w:rsidR="00C452A7">
              <w:rPr>
                <w:noProof/>
                <w:webHidden/>
              </w:rPr>
              <w:fldChar w:fldCharType="begin"/>
            </w:r>
            <w:r w:rsidR="00C452A7">
              <w:rPr>
                <w:noProof/>
                <w:webHidden/>
              </w:rPr>
              <w:instrText xml:space="preserve"> PAGEREF _Toc66776693 \h </w:instrText>
            </w:r>
            <w:r w:rsidR="00C452A7">
              <w:rPr>
                <w:noProof/>
                <w:webHidden/>
              </w:rPr>
            </w:r>
            <w:r w:rsidR="00C452A7">
              <w:rPr>
                <w:noProof/>
                <w:webHidden/>
              </w:rPr>
              <w:fldChar w:fldCharType="separate"/>
            </w:r>
            <w:r w:rsidR="00C452A7">
              <w:rPr>
                <w:noProof/>
                <w:webHidden/>
              </w:rPr>
              <w:t>8</w:t>
            </w:r>
            <w:r w:rsidR="00C452A7">
              <w:rPr>
                <w:noProof/>
                <w:webHidden/>
              </w:rPr>
              <w:fldChar w:fldCharType="end"/>
            </w:r>
          </w:hyperlink>
        </w:p>
        <w:p w14:paraId="6CC6CEE2" w14:textId="7CCCC57B" w:rsidR="00C452A7" w:rsidRDefault="00073B83">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66776694" w:history="1">
            <w:r w:rsidR="00C452A7" w:rsidRPr="00C3584B">
              <w:rPr>
                <w:rStyle w:val="Hyperlink"/>
                <w:noProof/>
              </w:rPr>
              <w:t>7.3</w:t>
            </w:r>
            <w:r w:rsidR="00C452A7">
              <w:rPr>
                <w:rFonts w:asciiTheme="minorHAnsi" w:eastAsiaTheme="minorEastAsia" w:hAnsiTheme="minorHAnsi" w:cstheme="minorBidi"/>
                <w:noProof/>
                <w:color w:val="auto"/>
                <w:sz w:val="22"/>
                <w:szCs w:val="22"/>
                <w:lang w:eastAsia="en-GB"/>
              </w:rPr>
              <w:tab/>
            </w:r>
            <w:r w:rsidR="00C452A7" w:rsidRPr="00C3584B">
              <w:rPr>
                <w:rStyle w:val="Hyperlink"/>
                <w:noProof/>
              </w:rPr>
              <w:t>RBAC</w:t>
            </w:r>
            <w:r w:rsidR="00C452A7">
              <w:rPr>
                <w:noProof/>
                <w:webHidden/>
              </w:rPr>
              <w:tab/>
            </w:r>
            <w:r w:rsidR="00C452A7">
              <w:rPr>
                <w:noProof/>
                <w:webHidden/>
              </w:rPr>
              <w:fldChar w:fldCharType="begin"/>
            </w:r>
            <w:r w:rsidR="00C452A7">
              <w:rPr>
                <w:noProof/>
                <w:webHidden/>
              </w:rPr>
              <w:instrText xml:space="preserve"> PAGEREF _Toc66776694 \h </w:instrText>
            </w:r>
            <w:r w:rsidR="00C452A7">
              <w:rPr>
                <w:noProof/>
                <w:webHidden/>
              </w:rPr>
            </w:r>
            <w:r w:rsidR="00C452A7">
              <w:rPr>
                <w:noProof/>
                <w:webHidden/>
              </w:rPr>
              <w:fldChar w:fldCharType="separate"/>
            </w:r>
            <w:r w:rsidR="00C452A7">
              <w:rPr>
                <w:noProof/>
                <w:webHidden/>
              </w:rPr>
              <w:t>8</w:t>
            </w:r>
            <w:r w:rsidR="00C452A7">
              <w:rPr>
                <w:noProof/>
                <w:webHidden/>
              </w:rPr>
              <w:fldChar w:fldCharType="end"/>
            </w:r>
          </w:hyperlink>
        </w:p>
        <w:p w14:paraId="21FBA83E" w14:textId="2FF00C97" w:rsidR="00C452A7" w:rsidRDefault="00073B83">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66776695" w:history="1">
            <w:r w:rsidR="00C452A7" w:rsidRPr="00C3584B">
              <w:rPr>
                <w:rStyle w:val="Hyperlink"/>
                <w:noProof/>
              </w:rPr>
              <w:t>7.4</w:t>
            </w:r>
            <w:r w:rsidR="00C452A7">
              <w:rPr>
                <w:rFonts w:asciiTheme="minorHAnsi" w:eastAsiaTheme="minorEastAsia" w:hAnsiTheme="minorHAnsi" w:cstheme="minorBidi"/>
                <w:noProof/>
                <w:color w:val="auto"/>
                <w:sz w:val="22"/>
                <w:szCs w:val="22"/>
                <w:lang w:eastAsia="en-GB"/>
              </w:rPr>
              <w:tab/>
            </w:r>
            <w:r w:rsidR="00C452A7" w:rsidRPr="00C3584B">
              <w:rPr>
                <w:rStyle w:val="Hyperlink"/>
                <w:noProof/>
              </w:rPr>
              <w:t>Configuring devices to work with NHS Identity</w:t>
            </w:r>
            <w:r w:rsidR="00C452A7">
              <w:rPr>
                <w:noProof/>
                <w:webHidden/>
              </w:rPr>
              <w:tab/>
            </w:r>
            <w:r w:rsidR="00C452A7">
              <w:rPr>
                <w:noProof/>
                <w:webHidden/>
              </w:rPr>
              <w:fldChar w:fldCharType="begin"/>
            </w:r>
            <w:r w:rsidR="00C452A7">
              <w:rPr>
                <w:noProof/>
                <w:webHidden/>
              </w:rPr>
              <w:instrText xml:space="preserve"> PAGEREF _Toc66776695 \h </w:instrText>
            </w:r>
            <w:r w:rsidR="00C452A7">
              <w:rPr>
                <w:noProof/>
                <w:webHidden/>
              </w:rPr>
            </w:r>
            <w:r w:rsidR="00C452A7">
              <w:rPr>
                <w:noProof/>
                <w:webHidden/>
              </w:rPr>
              <w:fldChar w:fldCharType="separate"/>
            </w:r>
            <w:r w:rsidR="00C452A7">
              <w:rPr>
                <w:noProof/>
                <w:webHidden/>
              </w:rPr>
              <w:t>9</w:t>
            </w:r>
            <w:r w:rsidR="00C452A7">
              <w:rPr>
                <w:noProof/>
                <w:webHidden/>
              </w:rPr>
              <w:fldChar w:fldCharType="end"/>
            </w:r>
          </w:hyperlink>
        </w:p>
        <w:p w14:paraId="4E721AFB" w14:textId="72562A8F" w:rsidR="00C452A7" w:rsidRDefault="00073B83">
          <w:pPr>
            <w:pStyle w:val="TOC1"/>
            <w:rPr>
              <w:rFonts w:asciiTheme="minorHAnsi" w:eastAsiaTheme="minorEastAsia" w:hAnsiTheme="minorHAnsi" w:cstheme="minorBidi"/>
              <w:b w:val="0"/>
              <w:color w:val="auto"/>
              <w:sz w:val="22"/>
              <w:szCs w:val="22"/>
              <w:lang w:eastAsia="en-GB"/>
            </w:rPr>
          </w:pPr>
          <w:hyperlink w:anchor="_Toc66776696" w:history="1">
            <w:r w:rsidR="00C452A7" w:rsidRPr="00C3584B">
              <w:rPr>
                <w:rStyle w:val="Hyperlink"/>
              </w:rPr>
              <w:t>8 Post Implementation</w:t>
            </w:r>
            <w:r w:rsidR="00C452A7">
              <w:rPr>
                <w:webHidden/>
              </w:rPr>
              <w:tab/>
            </w:r>
            <w:r w:rsidR="00C452A7">
              <w:rPr>
                <w:webHidden/>
              </w:rPr>
              <w:fldChar w:fldCharType="begin"/>
            </w:r>
            <w:r w:rsidR="00C452A7">
              <w:rPr>
                <w:webHidden/>
              </w:rPr>
              <w:instrText xml:space="preserve"> PAGEREF _Toc66776696 \h </w:instrText>
            </w:r>
            <w:r w:rsidR="00C452A7">
              <w:rPr>
                <w:webHidden/>
              </w:rPr>
            </w:r>
            <w:r w:rsidR="00C452A7">
              <w:rPr>
                <w:webHidden/>
              </w:rPr>
              <w:fldChar w:fldCharType="separate"/>
            </w:r>
            <w:r w:rsidR="00C452A7">
              <w:rPr>
                <w:webHidden/>
              </w:rPr>
              <w:t>10</w:t>
            </w:r>
            <w:r w:rsidR="00C452A7">
              <w:rPr>
                <w:webHidden/>
              </w:rPr>
              <w:fldChar w:fldCharType="end"/>
            </w:r>
          </w:hyperlink>
        </w:p>
        <w:p w14:paraId="0A81DB77" w14:textId="663D523F" w:rsidR="00C452A7" w:rsidRDefault="00073B83">
          <w:pPr>
            <w:pStyle w:val="TOC2"/>
            <w:tabs>
              <w:tab w:val="right" w:pos="9854"/>
            </w:tabs>
            <w:rPr>
              <w:rFonts w:asciiTheme="minorHAnsi" w:eastAsiaTheme="minorEastAsia" w:hAnsiTheme="minorHAnsi" w:cstheme="minorBidi"/>
              <w:noProof/>
              <w:color w:val="auto"/>
              <w:sz w:val="22"/>
              <w:szCs w:val="22"/>
              <w:lang w:eastAsia="en-GB"/>
            </w:rPr>
          </w:pPr>
          <w:hyperlink w:anchor="_Toc66776697" w:history="1">
            <w:r w:rsidR="00C452A7" w:rsidRPr="00C3584B">
              <w:rPr>
                <w:rStyle w:val="Hyperlink"/>
                <w:noProof/>
              </w:rPr>
              <w:t>8.1 Support Model – Process for Raising Incidents</w:t>
            </w:r>
            <w:r w:rsidR="00C452A7">
              <w:rPr>
                <w:noProof/>
                <w:webHidden/>
              </w:rPr>
              <w:tab/>
            </w:r>
            <w:r w:rsidR="00C452A7">
              <w:rPr>
                <w:noProof/>
                <w:webHidden/>
              </w:rPr>
              <w:fldChar w:fldCharType="begin"/>
            </w:r>
            <w:r w:rsidR="00C452A7">
              <w:rPr>
                <w:noProof/>
                <w:webHidden/>
              </w:rPr>
              <w:instrText xml:space="preserve"> PAGEREF _Toc66776697 \h </w:instrText>
            </w:r>
            <w:r w:rsidR="00C452A7">
              <w:rPr>
                <w:noProof/>
                <w:webHidden/>
              </w:rPr>
            </w:r>
            <w:r w:rsidR="00C452A7">
              <w:rPr>
                <w:noProof/>
                <w:webHidden/>
              </w:rPr>
              <w:fldChar w:fldCharType="separate"/>
            </w:r>
            <w:r w:rsidR="00C452A7">
              <w:rPr>
                <w:noProof/>
                <w:webHidden/>
              </w:rPr>
              <w:t>10</w:t>
            </w:r>
            <w:r w:rsidR="00C452A7">
              <w:rPr>
                <w:noProof/>
                <w:webHidden/>
              </w:rPr>
              <w:fldChar w:fldCharType="end"/>
            </w:r>
          </w:hyperlink>
        </w:p>
        <w:p w14:paraId="32CD1443" w14:textId="242766D9" w:rsidR="00C452A7" w:rsidRDefault="00073B83">
          <w:pPr>
            <w:pStyle w:val="TOC2"/>
            <w:tabs>
              <w:tab w:val="right" w:pos="9854"/>
            </w:tabs>
            <w:rPr>
              <w:rFonts w:asciiTheme="minorHAnsi" w:eastAsiaTheme="minorEastAsia" w:hAnsiTheme="minorHAnsi" w:cstheme="minorBidi"/>
              <w:noProof/>
              <w:color w:val="auto"/>
              <w:sz w:val="22"/>
              <w:szCs w:val="22"/>
              <w:lang w:eastAsia="en-GB"/>
            </w:rPr>
          </w:pPr>
          <w:hyperlink w:anchor="_Toc66776698" w:history="1">
            <w:r w:rsidR="00C452A7" w:rsidRPr="00C3584B">
              <w:rPr>
                <w:rStyle w:val="Hyperlink"/>
                <w:noProof/>
              </w:rPr>
              <w:t>8.2 Benefits reporting</w:t>
            </w:r>
            <w:r w:rsidR="00C452A7">
              <w:rPr>
                <w:noProof/>
                <w:webHidden/>
              </w:rPr>
              <w:tab/>
            </w:r>
            <w:r w:rsidR="00C452A7">
              <w:rPr>
                <w:noProof/>
                <w:webHidden/>
              </w:rPr>
              <w:fldChar w:fldCharType="begin"/>
            </w:r>
            <w:r w:rsidR="00C452A7">
              <w:rPr>
                <w:noProof/>
                <w:webHidden/>
              </w:rPr>
              <w:instrText xml:space="preserve"> PAGEREF _Toc66776698 \h </w:instrText>
            </w:r>
            <w:r w:rsidR="00C452A7">
              <w:rPr>
                <w:noProof/>
                <w:webHidden/>
              </w:rPr>
            </w:r>
            <w:r w:rsidR="00C452A7">
              <w:rPr>
                <w:noProof/>
                <w:webHidden/>
              </w:rPr>
              <w:fldChar w:fldCharType="separate"/>
            </w:r>
            <w:r w:rsidR="00C452A7">
              <w:rPr>
                <w:noProof/>
                <w:webHidden/>
              </w:rPr>
              <w:t>10</w:t>
            </w:r>
            <w:r w:rsidR="00C452A7">
              <w:rPr>
                <w:noProof/>
                <w:webHidden/>
              </w:rPr>
              <w:fldChar w:fldCharType="end"/>
            </w:r>
          </w:hyperlink>
        </w:p>
        <w:p w14:paraId="008F1261" w14:textId="0684B901" w:rsidR="00C452A7" w:rsidRDefault="00073B83">
          <w:pPr>
            <w:pStyle w:val="TOC1"/>
            <w:rPr>
              <w:rFonts w:asciiTheme="minorHAnsi" w:eastAsiaTheme="minorEastAsia" w:hAnsiTheme="minorHAnsi" w:cstheme="minorBidi"/>
              <w:b w:val="0"/>
              <w:color w:val="auto"/>
              <w:sz w:val="22"/>
              <w:szCs w:val="22"/>
              <w:lang w:eastAsia="en-GB"/>
            </w:rPr>
          </w:pPr>
          <w:hyperlink w:anchor="_Toc66776699" w:history="1">
            <w:r w:rsidR="00C452A7" w:rsidRPr="00C3584B">
              <w:rPr>
                <w:rStyle w:val="Hyperlink"/>
              </w:rPr>
              <w:t>9 Appendices</w:t>
            </w:r>
            <w:r w:rsidR="00C452A7">
              <w:rPr>
                <w:webHidden/>
              </w:rPr>
              <w:tab/>
            </w:r>
            <w:r w:rsidR="00C452A7">
              <w:rPr>
                <w:webHidden/>
              </w:rPr>
              <w:fldChar w:fldCharType="begin"/>
            </w:r>
            <w:r w:rsidR="00C452A7">
              <w:rPr>
                <w:webHidden/>
              </w:rPr>
              <w:instrText xml:space="preserve"> PAGEREF _Toc66776699 \h </w:instrText>
            </w:r>
            <w:r w:rsidR="00C452A7">
              <w:rPr>
                <w:webHidden/>
              </w:rPr>
            </w:r>
            <w:r w:rsidR="00C452A7">
              <w:rPr>
                <w:webHidden/>
              </w:rPr>
              <w:fldChar w:fldCharType="separate"/>
            </w:r>
            <w:r w:rsidR="00C452A7">
              <w:rPr>
                <w:webHidden/>
              </w:rPr>
              <w:t>11</w:t>
            </w:r>
            <w:r w:rsidR="00C452A7">
              <w:rPr>
                <w:webHidden/>
              </w:rPr>
              <w:fldChar w:fldCharType="end"/>
            </w:r>
          </w:hyperlink>
        </w:p>
        <w:p w14:paraId="0BC0C405" w14:textId="76FCB204" w:rsidR="00C452A7" w:rsidRDefault="00073B83">
          <w:pPr>
            <w:pStyle w:val="TOC2"/>
            <w:tabs>
              <w:tab w:val="right" w:pos="9854"/>
            </w:tabs>
            <w:rPr>
              <w:rFonts w:asciiTheme="minorHAnsi" w:eastAsiaTheme="minorEastAsia" w:hAnsiTheme="minorHAnsi" w:cstheme="minorBidi"/>
              <w:noProof/>
              <w:color w:val="auto"/>
              <w:sz w:val="22"/>
              <w:szCs w:val="22"/>
              <w:lang w:eastAsia="en-GB"/>
            </w:rPr>
          </w:pPr>
          <w:hyperlink w:anchor="_Toc66776700" w:history="1">
            <w:r w:rsidR="00C452A7" w:rsidRPr="00C3584B">
              <w:rPr>
                <w:rStyle w:val="Hyperlink"/>
                <w:noProof/>
              </w:rPr>
              <w:t>9.1 SCRa Access</w:t>
            </w:r>
            <w:r w:rsidR="00C452A7">
              <w:rPr>
                <w:noProof/>
                <w:webHidden/>
              </w:rPr>
              <w:tab/>
            </w:r>
            <w:r w:rsidR="00C452A7">
              <w:rPr>
                <w:noProof/>
                <w:webHidden/>
              </w:rPr>
              <w:fldChar w:fldCharType="begin"/>
            </w:r>
            <w:r w:rsidR="00C452A7">
              <w:rPr>
                <w:noProof/>
                <w:webHidden/>
              </w:rPr>
              <w:instrText xml:space="preserve"> PAGEREF _Toc66776700 \h </w:instrText>
            </w:r>
            <w:r w:rsidR="00C452A7">
              <w:rPr>
                <w:noProof/>
                <w:webHidden/>
              </w:rPr>
            </w:r>
            <w:r w:rsidR="00C452A7">
              <w:rPr>
                <w:noProof/>
                <w:webHidden/>
              </w:rPr>
              <w:fldChar w:fldCharType="separate"/>
            </w:r>
            <w:r w:rsidR="00C452A7">
              <w:rPr>
                <w:noProof/>
                <w:webHidden/>
              </w:rPr>
              <w:t>11</w:t>
            </w:r>
            <w:r w:rsidR="00C452A7">
              <w:rPr>
                <w:noProof/>
                <w:webHidden/>
              </w:rPr>
              <w:fldChar w:fldCharType="end"/>
            </w:r>
          </w:hyperlink>
        </w:p>
        <w:p w14:paraId="5DA3FCD0" w14:textId="7D2CB0CE" w:rsidR="00434EE8" w:rsidRDefault="00434EE8">
          <w:r>
            <w:rPr>
              <w:b/>
              <w:bCs/>
              <w:noProof/>
            </w:rPr>
            <w:fldChar w:fldCharType="end"/>
          </w:r>
        </w:p>
      </w:sdtContent>
    </w:sdt>
    <w:p w14:paraId="6E3DA3BF" w14:textId="6B335405" w:rsidR="000A62BC" w:rsidRDefault="000A62BC" w:rsidP="000A62BC"/>
    <w:p w14:paraId="2B2B278C" w14:textId="77777777" w:rsidR="000A62BC" w:rsidRDefault="000A62BC" w:rsidP="000A62BC"/>
    <w:p w14:paraId="53367500" w14:textId="5047D489" w:rsidR="000A62BC" w:rsidRDefault="000A62BC" w:rsidP="000A62BC"/>
    <w:p w14:paraId="6EB179C3" w14:textId="2999208F" w:rsidR="000A62BC" w:rsidRDefault="000A62BC" w:rsidP="000A62BC"/>
    <w:p w14:paraId="7282C505" w14:textId="1DCD3E10" w:rsidR="000A62BC" w:rsidRDefault="000A62BC" w:rsidP="000A62BC"/>
    <w:p w14:paraId="65D2BF5B" w14:textId="6103F434" w:rsidR="000A62BC" w:rsidRDefault="000A62BC" w:rsidP="000A62BC"/>
    <w:p w14:paraId="6FBC492D" w14:textId="25503ED5" w:rsidR="000A62BC" w:rsidRDefault="000A62BC" w:rsidP="000A62BC"/>
    <w:p w14:paraId="1287320C" w14:textId="6797A078" w:rsidR="000A62BC" w:rsidRDefault="000A62BC" w:rsidP="000A62BC"/>
    <w:p w14:paraId="3EF3F895" w14:textId="30942F91" w:rsidR="000A62BC" w:rsidRDefault="000A62BC" w:rsidP="000A62BC"/>
    <w:p w14:paraId="3FF1936F" w14:textId="31B1E749" w:rsidR="000A62BC" w:rsidRDefault="000A62BC" w:rsidP="000A62BC"/>
    <w:p w14:paraId="3A74C578" w14:textId="5956CC2D" w:rsidR="000A62BC" w:rsidRDefault="000A62BC" w:rsidP="2C3E103D">
      <w:pPr>
        <w:pStyle w:val="Heading1"/>
        <w:numPr>
          <w:ilvl w:val="0"/>
          <w:numId w:val="0"/>
        </w:numPr>
      </w:pPr>
    </w:p>
    <w:p w14:paraId="1B3719D9" w14:textId="7BB62D99" w:rsidR="00475356" w:rsidRDefault="000A62BC" w:rsidP="2C3E103D">
      <w:pPr>
        <w:pStyle w:val="Heading1"/>
        <w:numPr>
          <w:ilvl w:val="0"/>
          <w:numId w:val="0"/>
        </w:numPr>
      </w:pPr>
      <w:bookmarkStart w:id="6" w:name="_Toc66776683"/>
      <w:r>
        <w:t>1 Su</w:t>
      </w:r>
      <w:r w:rsidR="00182A2E">
        <w:t>mmary</w:t>
      </w:r>
      <w:r w:rsidR="004E57F2">
        <w:t xml:space="preserve"> and Document Purpose</w:t>
      </w:r>
      <w:bookmarkEnd w:id="6"/>
    </w:p>
    <w:p w14:paraId="2D23BC81" w14:textId="7C986E54" w:rsidR="00905526" w:rsidRDefault="00DD1BA9" w:rsidP="00C3354C">
      <w:r>
        <w:t xml:space="preserve">This guide </w:t>
      </w:r>
      <w:r w:rsidR="00993632">
        <w:t xml:space="preserve">is aimed at </w:t>
      </w:r>
      <w:r w:rsidR="00905526">
        <w:t xml:space="preserve">new consumers looking </w:t>
      </w:r>
      <w:r w:rsidR="001D18C9">
        <w:t xml:space="preserve">to gain access to the </w:t>
      </w:r>
      <w:r w:rsidR="00516EC3">
        <w:t>NRL (National Record Locator)</w:t>
      </w:r>
      <w:r w:rsidR="00007B25">
        <w:t xml:space="preserve">, using the </w:t>
      </w:r>
      <w:proofErr w:type="spellStart"/>
      <w:r w:rsidR="00007B25">
        <w:t>SCRa</w:t>
      </w:r>
      <w:proofErr w:type="spellEnd"/>
      <w:r w:rsidR="00007B25">
        <w:t xml:space="preserve"> </w:t>
      </w:r>
      <w:r w:rsidR="00516EC3">
        <w:t>(Summary Care Record Application)</w:t>
      </w:r>
      <w:r w:rsidR="00BD59D5">
        <w:t>.</w:t>
      </w:r>
    </w:p>
    <w:p w14:paraId="019BB8F2" w14:textId="705CFDA7" w:rsidR="000A62BC" w:rsidRDefault="00905526" w:rsidP="000A62BC">
      <w:r>
        <w:t xml:space="preserve">It outlines the key tasks required and provides </w:t>
      </w:r>
      <w:r w:rsidR="0022584D">
        <w:t>supporting links</w:t>
      </w:r>
      <w:r w:rsidR="00A17251">
        <w:t>, reference material and guides</w:t>
      </w:r>
      <w:r w:rsidR="0022584D">
        <w:t xml:space="preserve"> that </w:t>
      </w:r>
      <w:r w:rsidR="008D3365">
        <w:t xml:space="preserve">provide more detail </w:t>
      </w:r>
      <w:r w:rsidR="00AF449E">
        <w:t>for each step where necessary.</w:t>
      </w:r>
      <w:bookmarkStart w:id="7" w:name="_Ref14337853"/>
      <w:bookmarkStart w:id="8" w:name="_Toc17297359"/>
    </w:p>
    <w:p w14:paraId="4C691DAF" w14:textId="77777777" w:rsidR="000A62BC" w:rsidRDefault="000A62BC" w:rsidP="000A62BC">
      <w:pPr>
        <w:pStyle w:val="Heading1"/>
        <w:numPr>
          <w:ilvl w:val="0"/>
          <w:numId w:val="0"/>
        </w:numPr>
      </w:pPr>
    </w:p>
    <w:p w14:paraId="0FC3767E" w14:textId="7D21C75F" w:rsidR="004D79F0" w:rsidRDefault="000A62BC" w:rsidP="000A62BC">
      <w:pPr>
        <w:pStyle w:val="Heading1"/>
        <w:numPr>
          <w:ilvl w:val="0"/>
          <w:numId w:val="0"/>
        </w:numPr>
      </w:pPr>
      <w:bookmarkStart w:id="9" w:name="_Toc66776684"/>
      <w:r>
        <w:t xml:space="preserve">2 </w:t>
      </w:r>
      <w:r w:rsidR="004D79F0">
        <w:t>Introduction to NRL</w:t>
      </w:r>
      <w:bookmarkEnd w:id="7"/>
      <w:bookmarkEnd w:id="8"/>
      <w:bookmarkEnd w:id="9"/>
    </w:p>
    <w:p w14:paraId="18DC8482" w14:textId="0714178F" w:rsidR="000275E2" w:rsidRDefault="000275E2" w:rsidP="000275E2">
      <w:r>
        <w:t xml:space="preserve">For an introduction to NRL, please see the </w:t>
      </w:r>
      <w:hyperlink r:id="rId16">
        <w:r w:rsidRPr="23C49225">
          <w:rPr>
            <w:rStyle w:val="Hyperlink"/>
            <w:rFonts w:ascii="Arial" w:hAnsi="Arial"/>
          </w:rPr>
          <w:t>NRL website</w:t>
        </w:r>
      </w:hyperlink>
      <w:r>
        <w:t xml:space="preserve"> and the presentation </w:t>
      </w:r>
      <w:hyperlink r:id="rId17">
        <w:r w:rsidR="006B233B" w:rsidRPr="23C49225">
          <w:rPr>
            <w:rStyle w:val="Hyperlink"/>
            <w:rFonts w:ascii="Arial" w:hAnsi="Arial"/>
          </w:rPr>
          <w:t>Introduction to the NRL.</w:t>
        </w:r>
      </w:hyperlink>
    </w:p>
    <w:p w14:paraId="7C582A0D" w14:textId="5D5227BC" w:rsidR="00503238" w:rsidRDefault="00503238" w:rsidP="000275E2"/>
    <w:p w14:paraId="2BD18589" w14:textId="417520E1" w:rsidR="00503238" w:rsidRDefault="00CD17FB" w:rsidP="00503238">
      <w:pPr>
        <w:pStyle w:val="Heading1"/>
        <w:numPr>
          <w:ilvl w:val="0"/>
          <w:numId w:val="0"/>
        </w:numPr>
      </w:pPr>
      <w:bookmarkStart w:id="10" w:name="_Toc66776685"/>
      <w:r>
        <w:t>3</w:t>
      </w:r>
      <w:r w:rsidR="00503238">
        <w:t xml:space="preserve"> </w:t>
      </w:r>
      <w:r w:rsidR="004D6794">
        <w:t>Onboarding Task List</w:t>
      </w:r>
      <w:r>
        <w:t xml:space="preserve"> - Overview</w:t>
      </w:r>
      <w:bookmarkEnd w:id="10"/>
    </w:p>
    <w:p w14:paraId="2AFCAA96" w14:textId="77777777" w:rsidR="004D6794" w:rsidRPr="00534681" w:rsidRDefault="004D6794" w:rsidP="004D6794">
      <w:pPr>
        <w:pStyle w:val="PlainText"/>
        <w:rPr>
          <w:sz w:val="24"/>
          <w:szCs w:val="24"/>
        </w:rPr>
      </w:pPr>
      <w:r w:rsidRPr="00534681">
        <w:rPr>
          <w:sz w:val="24"/>
          <w:szCs w:val="24"/>
        </w:rPr>
        <w:t>The following activities are listed in an approximate chronological order as a guide only, to be tailored according to local working practices and processes:</w:t>
      </w:r>
    </w:p>
    <w:p w14:paraId="3A290B8B" w14:textId="77777777" w:rsidR="004D6794" w:rsidRPr="00534681" w:rsidRDefault="004D6794" w:rsidP="004D6794">
      <w:pPr>
        <w:pStyle w:val="PlainText"/>
        <w:rPr>
          <w:sz w:val="24"/>
          <w:szCs w:val="24"/>
        </w:rPr>
      </w:pPr>
    </w:p>
    <w:p w14:paraId="53AC9F2C" w14:textId="77777777" w:rsidR="004D6794" w:rsidRPr="00534681" w:rsidRDefault="004D6794" w:rsidP="00127228">
      <w:pPr>
        <w:pStyle w:val="PlainText"/>
        <w:numPr>
          <w:ilvl w:val="0"/>
          <w:numId w:val="4"/>
        </w:numPr>
        <w:rPr>
          <w:sz w:val="24"/>
          <w:szCs w:val="24"/>
        </w:rPr>
      </w:pPr>
      <w:r w:rsidRPr="00534681">
        <w:rPr>
          <w:sz w:val="24"/>
          <w:szCs w:val="24"/>
        </w:rPr>
        <w:t>Assign key resources to the project including:</w:t>
      </w:r>
    </w:p>
    <w:p w14:paraId="2063465C" w14:textId="77777777" w:rsidR="004D6794" w:rsidRPr="00534681" w:rsidRDefault="004D6794" w:rsidP="00127228">
      <w:pPr>
        <w:pStyle w:val="PlainText"/>
        <w:numPr>
          <w:ilvl w:val="1"/>
          <w:numId w:val="4"/>
        </w:numPr>
        <w:rPr>
          <w:sz w:val="24"/>
          <w:szCs w:val="24"/>
        </w:rPr>
      </w:pPr>
      <w:r w:rsidRPr="00534681">
        <w:rPr>
          <w:sz w:val="24"/>
          <w:szCs w:val="24"/>
        </w:rPr>
        <w:t>Primary Contact (</w:t>
      </w:r>
      <w:proofErr w:type="gramStart"/>
      <w:r w:rsidRPr="00534681">
        <w:rPr>
          <w:sz w:val="24"/>
          <w:szCs w:val="24"/>
        </w:rPr>
        <w:t>e.g.</w:t>
      </w:r>
      <w:proofErr w:type="gramEnd"/>
      <w:r w:rsidRPr="00534681">
        <w:rPr>
          <w:sz w:val="24"/>
          <w:szCs w:val="24"/>
        </w:rPr>
        <w:t xml:space="preserve"> project manager)</w:t>
      </w:r>
    </w:p>
    <w:p w14:paraId="1B8EF611" w14:textId="77777777" w:rsidR="004D6794" w:rsidRPr="00534681" w:rsidRDefault="004D6794" w:rsidP="00127228">
      <w:pPr>
        <w:pStyle w:val="PlainText"/>
        <w:numPr>
          <w:ilvl w:val="1"/>
          <w:numId w:val="4"/>
        </w:numPr>
        <w:rPr>
          <w:sz w:val="24"/>
          <w:szCs w:val="24"/>
        </w:rPr>
      </w:pPr>
      <w:r w:rsidRPr="00534681">
        <w:rPr>
          <w:sz w:val="24"/>
          <w:szCs w:val="24"/>
        </w:rPr>
        <w:t>IG Lead</w:t>
      </w:r>
    </w:p>
    <w:p w14:paraId="568297F5" w14:textId="77777777" w:rsidR="004D6794" w:rsidRPr="00534681" w:rsidRDefault="004D6794" w:rsidP="00127228">
      <w:pPr>
        <w:pStyle w:val="PlainText"/>
        <w:numPr>
          <w:ilvl w:val="1"/>
          <w:numId w:val="4"/>
        </w:numPr>
        <w:rPr>
          <w:sz w:val="24"/>
          <w:szCs w:val="24"/>
        </w:rPr>
      </w:pPr>
      <w:r w:rsidRPr="00534681">
        <w:rPr>
          <w:sz w:val="24"/>
          <w:szCs w:val="24"/>
        </w:rPr>
        <w:t>Clinical Lead</w:t>
      </w:r>
    </w:p>
    <w:p w14:paraId="6B0C6B2B" w14:textId="77777777" w:rsidR="004D6794" w:rsidRPr="00534681" w:rsidRDefault="004D6794" w:rsidP="00127228">
      <w:pPr>
        <w:pStyle w:val="PlainText"/>
        <w:numPr>
          <w:ilvl w:val="0"/>
          <w:numId w:val="4"/>
        </w:numPr>
        <w:rPr>
          <w:sz w:val="24"/>
          <w:szCs w:val="24"/>
        </w:rPr>
      </w:pPr>
      <w:r w:rsidRPr="00534681">
        <w:rPr>
          <w:sz w:val="24"/>
          <w:szCs w:val="24"/>
        </w:rPr>
        <w:t>Review Onboarding Documentation (this document)</w:t>
      </w:r>
    </w:p>
    <w:p w14:paraId="5678304E" w14:textId="77777777" w:rsidR="004D6794" w:rsidRPr="00534681" w:rsidRDefault="004D6794" w:rsidP="00127228">
      <w:pPr>
        <w:pStyle w:val="PlainText"/>
        <w:numPr>
          <w:ilvl w:val="0"/>
          <w:numId w:val="4"/>
        </w:numPr>
        <w:rPr>
          <w:sz w:val="24"/>
          <w:szCs w:val="24"/>
        </w:rPr>
      </w:pPr>
      <w:r w:rsidRPr="00534681">
        <w:rPr>
          <w:sz w:val="24"/>
          <w:szCs w:val="24"/>
        </w:rPr>
        <w:t>Commence any applicable local clinical safety / IG assessments</w:t>
      </w:r>
    </w:p>
    <w:p w14:paraId="5BE1F886" w14:textId="77777777" w:rsidR="004D6794" w:rsidRPr="00534681" w:rsidRDefault="004D6794" w:rsidP="00127228">
      <w:pPr>
        <w:pStyle w:val="PlainText"/>
        <w:numPr>
          <w:ilvl w:val="0"/>
          <w:numId w:val="4"/>
        </w:numPr>
        <w:rPr>
          <w:sz w:val="24"/>
          <w:szCs w:val="24"/>
        </w:rPr>
      </w:pPr>
      <w:r w:rsidRPr="00534681">
        <w:rPr>
          <w:sz w:val="24"/>
          <w:szCs w:val="24"/>
        </w:rPr>
        <w:t>Update local Business Processes and Train Users</w:t>
      </w:r>
    </w:p>
    <w:p w14:paraId="070824DE" w14:textId="77777777" w:rsidR="004D6794" w:rsidRPr="00534681" w:rsidRDefault="004D6794" w:rsidP="00127228">
      <w:pPr>
        <w:pStyle w:val="PlainText"/>
        <w:numPr>
          <w:ilvl w:val="0"/>
          <w:numId w:val="4"/>
        </w:numPr>
        <w:rPr>
          <w:sz w:val="24"/>
          <w:szCs w:val="24"/>
        </w:rPr>
      </w:pPr>
      <w:r w:rsidRPr="00534681">
        <w:rPr>
          <w:sz w:val="24"/>
          <w:szCs w:val="24"/>
        </w:rPr>
        <w:t>Obtain all necessary local approvals for go-live (</w:t>
      </w:r>
      <w:proofErr w:type="gramStart"/>
      <w:r w:rsidRPr="00534681">
        <w:rPr>
          <w:sz w:val="24"/>
          <w:szCs w:val="24"/>
        </w:rPr>
        <w:t>e.g.</w:t>
      </w:r>
      <w:proofErr w:type="gramEnd"/>
      <w:r w:rsidRPr="00534681">
        <w:rPr>
          <w:sz w:val="24"/>
          <w:szCs w:val="24"/>
        </w:rPr>
        <w:t xml:space="preserve"> clinical safety, IG, board approvals)</w:t>
      </w:r>
    </w:p>
    <w:p w14:paraId="5E7B199C" w14:textId="77777777" w:rsidR="004D6794" w:rsidRPr="00534681" w:rsidRDefault="004D6794" w:rsidP="00127228">
      <w:pPr>
        <w:pStyle w:val="PlainText"/>
        <w:numPr>
          <w:ilvl w:val="0"/>
          <w:numId w:val="4"/>
        </w:numPr>
        <w:rPr>
          <w:sz w:val="24"/>
          <w:szCs w:val="24"/>
        </w:rPr>
      </w:pPr>
      <w:r w:rsidRPr="00534681">
        <w:rPr>
          <w:sz w:val="24"/>
          <w:szCs w:val="24"/>
        </w:rPr>
        <w:t>Sign NHS Digital DSA for NRL</w:t>
      </w:r>
    </w:p>
    <w:p w14:paraId="33926205" w14:textId="77777777" w:rsidR="004D6794" w:rsidRPr="00534681" w:rsidRDefault="004D6794" w:rsidP="00127228">
      <w:pPr>
        <w:pStyle w:val="PlainText"/>
        <w:numPr>
          <w:ilvl w:val="0"/>
          <w:numId w:val="4"/>
        </w:numPr>
        <w:rPr>
          <w:sz w:val="24"/>
          <w:szCs w:val="24"/>
        </w:rPr>
      </w:pPr>
      <w:r w:rsidRPr="00534681">
        <w:rPr>
          <w:sz w:val="24"/>
          <w:szCs w:val="24"/>
        </w:rPr>
        <w:t>Deploy Chrome/Firefox browsers to all users (where not already in place)</w:t>
      </w:r>
    </w:p>
    <w:p w14:paraId="11C72652" w14:textId="77777777" w:rsidR="004D6794" w:rsidRPr="00534681" w:rsidRDefault="004D6794" w:rsidP="00127228">
      <w:pPr>
        <w:pStyle w:val="PlainText"/>
        <w:numPr>
          <w:ilvl w:val="0"/>
          <w:numId w:val="4"/>
        </w:numPr>
        <w:rPr>
          <w:sz w:val="24"/>
          <w:szCs w:val="24"/>
        </w:rPr>
      </w:pPr>
      <w:r w:rsidRPr="00534681">
        <w:rPr>
          <w:sz w:val="24"/>
          <w:szCs w:val="24"/>
        </w:rPr>
        <w:t>Deploy latest NHS Identity Agent to all users (where not already in place)</w:t>
      </w:r>
    </w:p>
    <w:p w14:paraId="2015DCBA" w14:textId="28F848EC" w:rsidR="004D6794" w:rsidRPr="00726DA2" w:rsidRDefault="004D6794" w:rsidP="00127228">
      <w:pPr>
        <w:pStyle w:val="PlainText"/>
        <w:numPr>
          <w:ilvl w:val="0"/>
          <w:numId w:val="4"/>
        </w:numPr>
        <w:rPr>
          <w:sz w:val="24"/>
          <w:szCs w:val="24"/>
        </w:rPr>
      </w:pPr>
      <w:r w:rsidRPr="00726DA2">
        <w:rPr>
          <w:sz w:val="24"/>
          <w:szCs w:val="24"/>
        </w:rPr>
        <w:t xml:space="preserve">Deploy </w:t>
      </w:r>
      <w:r w:rsidR="00A25AC5" w:rsidRPr="00726DA2">
        <w:rPr>
          <w:sz w:val="24"/>
          <w:szCs w:val="24"/>
        </w:rPr>
        <w:t>NHS Credential Management</w:t>
      </w:r>
      <w:r w:rsidRPr="00726DA2">
        <w:rPr>
          <w:sz w:val="24"/>
          <w:szCs w:val="24"/>
        </w:rPr>
        <w:t xml:space="preserve"> to all users</w:t>
      </w:r>
    </w:p>
    <w:p w14:paraId="01C1833F" w14:textId="77777777" w:rsidR="004D6794" w:rsidRPr="00534681" w:rsidRDefault="004D6794" w:rsidP="00127228">
      <w:pPr>
        <w:pStyle w:val="PlainText"/>
        <w:numPr>
          <w:ilvl w:val="0"/>
          <w:numId w:val="4"/>
        </w:numPr>
        <w:rPr>
          <w:sz w:val="24"/>
          <w:szCs w:val="24"/>
        </w:rPr>
      </w:pPr>
      <w:r w:rsidRPr="00534681">
        <w:rPr>
          <w:sz w:val="24"/>
          <w:szCs w:val="24"/>
        </w:rPr>
        <w:t>Add RBAC codes for each user to CIS</w:t>
      </w:r>
    </w:p>
    <w:p w14:paraId="77D4B9C9" w14:textId="77777777" w:rsidR="004D6794" w:rsidRPr="00534681" w:rsidRDefault="004D6794" w:rsidP="00127228">
      <w:pPr>
        <w:pStyle w:val="PlainText"/>
        <w:numPr>
          <w:ilvl w:val="0"/>
          <w:numId w:val="4"/>
        </w:numPr>
        <w:rPr>
          <w:sz w:val="24"/>
          <w:szCs w:val="24"/>
        </w:rPr>
      </w:pPr>
      <w:r w:rsidRPr="00534681">
        <w:rPr>
          <w:sz w:val="24"/>
          <w:szCs w:val="24"/>
        </w:rPr>
        <w:t>Distribute internal comms regarding go-live</w:t>
      </w:r>
    </w:p>
    <w:p w14:paraId="36E8532D" w14:textId="77777777" w:rsidR="004D6794" w:rsidRPr="00534681" w:rsidRDefault="004D6794" w:rsidP="00127228">
      <w:pPr>
        <w:pStyle w:val="PlainText"/>
        <w:numPr>
          <w:ilvl w:val="0"/>
          <w:numId w:val="4"/>
        </w:numPr>
        <w:rPr>
          <w:sz w:val="24"/>
          <w:szCs w:val="24"/>
        </w:rPr>
      </w:pPr>
      <w:r w:rsidRPr="00534681">
        <w:rPr>
          <w:sz w:val="24"/>
          <w:szCs w:val="24"/>
        </w:rPr>
        <w:t>Perform Live Validation with a fictional pointer and record</w:t>
      </w:r>
    </w:p>
    <w:p w14:paraId="09CBB932" w14:textId="77777777" w:rsidR="004D6794" w:rsidRPr="00534681" w:rsidRDefault="004D6794" w:rsidP="00127228">
      <w:pPr>
        <w:pStyle w:val="PlainText"/>
        <w:numPr>
          <w:ilvl w:val="0"/>
          <w:numId w:val="4"/>
        </w:numPr>
        <w:rPr>
          <w:sz w:val="24"/>
          <w:szCs w:val="24"/>
        </w:rPr>
      </w:pPr>
      <w:r w:rsidRPr="00534681">
        <w:rPr>
          <w:sz w:val="24"/>
          <w:szCs w:val="24"/>
        </w:rPr>
        <w:t>Implementation Complete</w:t>
      </w:r>
    </w:p>
    <w:p w14:paraId="4E7EA081" w14:textId="77777777" w:rsidR="004D6794" w:rsidRPr="004D6794" w:rsidRDefault="004D6794" w:rsidP="004D6794"/>
    <w:p w14:paraId="1044BA7E" w14:textId="2779F6F9" w:rsidR="00641339" w:rsidRDefault="00641339" w:rsidP="2C3E103D"/>
    <w:p w14:paraId="10CF6976" w14:textId="1F0D9043" w:rsidR="00AD0122" w:rsidRDefault="00CD17FB" w:rsidP="000A62BC">
      <w:pPr>
        <w:pStyle w:val="Heading1"/>
        <w:numPr>
          <w:ilvl w:val="0"/>
          <w:numId w:val="0"/>
        </w:numPr>
      </w:pPr>
      <w:bookmarkStart w:id="11" w:name="_Toc66776686"/>
      <w:r>
        <w:t>4</w:t>
      </w:r>
      <w:r w:rsidR="000A62BC">
        <w:t xml:space="preserve"> P</w:t>
      </w:r>
      <w:r w:rsidR="00AD0122">
        <w:t>re</w:t>
      </w:r>
      <w:r w:rsidR="00923E58">
        <w:t>-</w:t>
      </w:r>
      <w:r w:rsidR="00AD0122">
        <w:t>requisites</w:t>
      </w:r>
      <w:bookmarkEnd w:id="11"/>
    </w:p>
    <w:p w14:paraId="7AA2417C" w14:textId="0F1EA766" w:rsidR="00D60B9D" w:rsidRPr="00520AD3" w:rsidRDefault="00D60B9D" w:rsidP="2C3E103D">
      <w:r>
        <w:t xml:space="preserve">To use the NRL with </w:t>
      </w:r>
      <w:proofErr w:type="spellStart"/>
      <w:r>
        <w:t>SCRa</w:t>
      </w:r>
      <w:proofErr w:type="spellEnd"/>
      <w:r>
        <w:t xml:space="preserve"> requires the setup of </w:t>
      </w:r>
      <w:r w:rsidR="00A054F8">
        <w:t>several</w:t>
      </w:r>
      <w:r>
        <w:t xml:space="preserve"> pre-requisites.  </w:t>
      </w:r>
      <w:r w:rsidR="00A054F8">
        <w:t xml:space="preserve">These items have been summarised to help organisations identify </w:t>
      </w:r>
      <w:r w:rsidR="003D0321" w:rsidRPr="4600CA60">
        <w:rPr>
          <w:color w:val="auto"/>
        </w:rPr>
        <w:t xml:space="preserve">potential showstoppers which may prevent </w:t>
      </w:r>
      <w:r w:rsidR="4C01B773" w:rsidRPr="4600CA60">
        <w:rPr>
          <w:color w:val="auto"/>
        </w:rPr>
        <w:t xml:space="preserve">them </w:t>
      </w:r>
      <w:r w:rsidR="003D0321" w:rsidRPr="4600CA60">
        <w:rPr>
          <w:color w:val="auto"/>
        </w:rPr>
        <w:t>from using the service.</w:t>
      </w:r>
    </w:p>
    <w:p w14:paraId="4ACE4A2C" w14:textId="7F812AA8" w:rsidR="00604043" w:rsidRDefault="009D2E15" w:rsidP="00127228">
      <w:pPr>
        <w:pStyle w:val="ListParagraph"/>
        <w:numPr>
          <w:ilvl w:val="0"/>
          <w:numId w:val="2"/>
        </w:numPr>
      </w:pPr>
      <w:r>
        <w:t xml:space="preserve">Confirm that </w:t>
      </w:r>
      <w:r w:rsidR="0031382F">
        <w:t xml:space="preserve">the </w:t>
      </w:r>
      <w:proofErr w:type="spellStart"/>
      <w:r w:rsidR="0031382F">
        <w:t>SCRa</w:t>
      </w:r>
      <w:proofErr w:type="spellEnd"/>
      <w:r w:rsidR="0031382F">
        <w:t xml:space="preserve"> is the most appropriate method for your organisation to consume the NRL</w:t>
      </w:r>
      <w:r w:rsidR="00B575BE">
        <w:t>. The following guide will be of assistance:</w:t>
      </w:r>
    </w:p>
    <w:p w14:paraId="34EE0AD2" w14:textId="6D5CA273" w:rsidR="00AC519D" w:rsidRDefault="00144F68" w:rsidP="00AC519D">
      <w:pPr>
        <w:pStyle w:val="ListParagraph"/>
        <w:ind w:left="720" w:firstLine="0"/>
      </w:pPr>
      <w:r>
        <w:object w:dxaOrig="1068" w:dyaOrig="712" w14:anchorId="2976B1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6pt;height:34.9pt" o:ole="">
            <v:imagedata r:id="rId18" o:title=""/>
          </v:shape>
          <o:OLEObject Type="Embed" ProgID="Package" ShapeID="_x0000_i1025" DrawAspect="Icon" ObjectID="_1688805334" r:id="rId19"/>
        </w:object>
      </w:r>
    </w:p>
    <w:p w14:paraId="23F45FD3" w14:textId="1D4E87A7" w:rsidR="003D0321" w:rsidRDefault="00053C3E" w:rsidP="00B575BE">
      <w:pPr>
        <w:pStyle w:val="ListParagraph"/>
        <w:ind w:left="720" w:firstLine="0"/>
        <w:rPr>
          <w:ins w:id="12" w:author="James Lane" w:date="2020-12-07T11:47:00Z"/>
        </w:rPr>
      </w:pPr>
      <w:r>
        <w:t>Th</w:t>
      </w:r>
      <w:r w:rsidR="003D0321">
        <w:t>e</w:t>
      </w:r>
      <w:r>
        <w:t xml:space="preserve"> </w:t>
      </w:r>
      <w:r w:rsidR="004269DA">
        <w:t xml:space="preserve">remainder of this </w:t>
      </w:r>
      <w:r>
        <w:t xml:space="preserve">guide </w:t>
      </w:r>
      <w:r w:rsidR="00111166">
        <w:t>assumes</w:t>
      </w:r>
      <w:r>
        <w:t xml:space="preserve"> that you</w:t>
      </w:r>
      <w:r w:rsidR="00111166">
        <w:t>r organisation</w:t>
      </w:r>
      <w:r>
        <w:t xml:space="preserve"> will be consuming </w:t>
      </w:r>
      <w:r w:rsidR="00111166">
        <w:t xml:space="preserve">pointers using the </w:t>
      </w:r>
      <w:proofErr w:type="spellStart"/>
      <w:r w:rsidR="00111166">
        <w:t>SCRa</w:t>
      </w:r>
      <w:proofErr w:type="spellEnd"/>
      <w:r w:rsidR="00111166">
        <w:t xml:space="preserve"> only.</w:t>
      </w:r>
    </w:p>
    <w:p w14:paraId="165C1FF3" w14:textId="18C9F212" w:rsidR="00586803" w:rsidRPr="00586803" w:rsidRDefault="00111166" w:rsidP="23C49225">
      <w:pPr>
        <w:pStyle w:val="ListParagraph"/>
        <w:ind w:left="720" w:firstLine="0"/>
        <w:rPr>
          <w:i/>
          <w:iCs/>
        </w:rPr>
      </w:pPr>
      <w:r>
        <w:t xml:space="preserve">If this is not the case, please </w:t>
      </w:r>
      <w:r w:rsidR="004269DA">
        <w:t xml:space="preserve">refer to </w:t>
      </w:r>
      <w:r w:rsidR="00924032">
        <w:t>the</w:t>
      </w:r>
      <w:r w:rsidR="466A97DA" w:rsidRPr="23C49225">
        <w:rPr>
          <w:i/>
          <w:iCs/>
        </w:rPr>
        <w:t xml:space="preserve"> </w:t>
      </w:r>
      <w:hyperlink r:id="rId20">
        <w:r w:rsidR="36786CCB" w:rsidRPr="23C49225">
          <w:rPr>
            <w:rStyle w:val="Hyperlink"/>
            <w:i/>
            <w:iCs/>
          </w:rPr>
          <w:t>NRL Onboarding Guide for Direct API Integration</w:t>
        </w:r>
        <w:r w:rsidR="72E41E23" w:rsidRPr="23C49225">
          <w:rPr>
            <w:rStyle w:val="Hyperlink"/>
            <w:i/>
            <w:iCs/>
          </w:rPr>
          <w:t>.</w:t>
        </w:r>
      </w:hyperlink>
      <w:r w:rsidR="029D5631" w:rsidRPr="23C49225">
        <w:rPr>
          <w:i/>
          <w:iCs/>
        </w:rPr>
        <w:t xml:space="preserve">  </w:t>
      </w:r>
    </w:p>
    <w:p w14:paraId="314290B5" w14:textId="56179375" w:rsidR="0067142D" w:rsidRDefault="0067142D" w:rsidP="00127228">
      <w:pPr>
        <w:pStyle w:val="ListParagraph"/>
        <w:numPr>
          <w:ilvl w:val="0"/>
          <w:numId w:val="2"/>
        </w:numPr>
        <w:rPr>
          <w:rFonts w:eastAsia="Arial" w:cs="Arial"/>
        </w:rPr>
      </w:pPr>
      <w:r>
        <w:t>A valid NHS Smartcard for all users</w:t>
      </w:r>
      <w:r w:rsidR="00A0738E">
        <w:t xml:space="preserve">.  Please see </w:t>
      </w:r>
      <w:r w:rsidR="00B6132F">
        <w:t xml:space="preserve">the </w:t>
      </w:r>
      <w:hyperlink r:id="rId21">
        <w:r w:rsidR="00B6132F" w:rsidRPr="5C1338D0">
          <w:rPr>
            <w:rStyle w:val="Hyperlink"/>
            <w:rFonts w:ascii="Arial" w:hAnsi="Arial"/>
          </w:rPr>
          <w:t>Smartcard authentication webpage</w:t>
        </w:r>
      </w:hyperlink>
      <w:r w:rsidR="00B6132F">
        <w:t xml:space="preserve"> for more information.</w:t>
      </w:r>
    </w:p>
    <w:p w14:paraId="0B62C467" w14:textId="21E846FC" w:rsidR="00C748AA" w:rsidRDefault="005B2662" w:rsidP="00127228">
      <w:pPr>
        <w:pStyle w:val="ListParagraph"/>
        <w:numPr>
          <w:ilvl w:val="0"/>
          <w:numId w:val="2"/>
        </w:numPr>
      </w:pPr>
      <w:r>
        <w:t xml:space="preserve">An </w:t>
      </w:r>
      <w:r w:rsidR="00C748AA">
        <w:t>N3 or HSCN connection</w:t>
      </w:r>
      <w:r w:rsidR="00B6132F">
        <w:t xml:space="preserve"> is required for the live service.</w:t>
      </w:r>
    </w:p>
    <w:p w14:paraId="3DB4E20A" w14:textId="0AD3D353" w:rsidR="00131532" w:rsidRDefault="3E6D2F00" w:rsidP="00127228">
      <w:pPr>
        <w:pStyle w:val="ListParagraph"/>
        <w:numPr>
          <w:ilvl w:val="0"/>
          <w:numId w:val="2"/>
        </w:numPr>
      </w:pPr>
      <w:r>
        <w:t xml:space="preserve">Full functionality of NRL is only supported on the latest version of the </w:t>
      </w:r>
      <w:proofErr w:type="spellStart"/>
      <w:r>
        <w:t>SCRa</w:t>
      </w:r>
      <w:proofErr w:type="spellEnd"/>
      <w:r>
        <w:t>, which itself is only compatible on desktops with Chrome</w:t>
      </w:r>
      <w:r w:rsidR="00896324">
        <w:t xml:space="preserve">, </w:t>
      </w:r>
      <w:proofErr w:type="gramStart"/>
      <w:r>
        <w:t>Firefox</w:t>
      </w:r>
      <w:proofErr w:type="gramEnd"/>
      <w:r w:rsidR="00896324">
        <w:t xml:space="preserve"> and MS Edge (Chromium based)</w:t>
      </w:r>
      <w:r>
        <w:t xml:space="preserve"> browsers installed</w:t>
      </w:r>
      <w:r w:rsidR="00D279E7">
        <w:t>.</w:t>
      </w:r>
      <w:r>
        <w:t xml:space="preserve"> </w:t>
      </w:r>
    </w:p>
    <w:p w14:paraId="0218AE84" w14:textId="5F8BC487" w:rsidR="00BB6BE0" w:rsidRDefault="00C853E1" w:rsidP="00131532">
      <w:pPr>
        <w:pStyle w:val="ListParagraph"/>
        <w:ind w:left="720" w:firstLine="0"/>
      </w:pPr>
      <w:r>
        <w:t xml:space="preserve">A pilot is </w:t>
      </w:r>
      <w:r w:rsidR="00131532">
        <w:t xml:space="preserve">currently </w:t>
      </w:r>
      <w:r>
        <w:t>being undertaken</w:t>
      </w:r>
      <w:r w:rsidR="00301892">
        <w:t xml:space="preserve"> </w:t>
      </w:r>
      <w:r w:rsidR="00C461C9">
        <w:t>involving the use of I-Pads</w:t>
      </w:r>
      <w:r w:rsidR="004F549E">
        <w:t xml:space="preserve"> using </w:t>
      </w:r>
      <w:r w:rsidR="00F60FC3">
        <w:t>the NHS</w:t>
      </w:r>
      <w:r w:rsidR="004F549E">
        <w:t xml:space="preserve"> Identity solution</w:t>
      </w:r>
      <w:r w:rsidR="00180BF3">
        <w:t>, available over the</w:t>
      </w:r>
      <w:r w:rsidR="00755C96">
        <w:t xml:space="preserve"> internet</w:t>
      </w:r>
      <w:r w:rsidR="00E879BF">
        <w:t>,</w:t>
      </w:r>
      <w:r w:rsidR="004F549E">
        <w:t xml:space="preserve"> that relies upon </w:t>
      </w:r>
      <w:r w:rsidR="00DF010A">
        <w:t>biometrics</w:t>
      </w:r>
      <w:r w:rsidR="00F3381E">
        <w:t xml:space="preserve">, removing the reliance upon </w:t>
      </w:r>
      <w:proofErr w:type="spellStart"/>
      <w:r w:rsidR="00701DFC">
        <w:t>SmartCards</w:t>
      </w:r>
      <w:proofErr w:type="spellEnd"/>
      <w:r w:rsidR="00C461C9">
        <w:t xml:space="preserve">. </w:t>
      </w:r>
      <w:r w:rsidR="002E7C2E">
        <w:t xml:space="preserve">If your organisation </w:t>
      </w:r>
      <w:r w:rsidR="00043016">
        <w:t>uses I-Pads, please get in touch to discuss the possibility of joining the pilot.</w:t>
      </w:r>
      <w:r w:rsidR="00D279E7">
        <w:t xml:space="preserve"> The service will be expanding into Windows and Android based devices in the future.</w:t>
      </w:r>
    </w:p>
    <w:p w14:paraId="719D459C" w14:textId="43DC0C32" w:rsidR="00CD7D49" w:rsidRDefault="00BE621A" w:rsidP="00127228">
      <w:pPr>
        <w:pStyle w:val="ListParagraph"/>
        <w:numPr>
          <w:ilvl w:val="0"/>
          <w:numId w:val="2"/>
        </w:numPr>
      </w:pPr>
      <w:r>
        <w:t>U</w:t>
      </w:r>
      <w:r w:rsidR="009D39F1">
        <w:t>sers should be using the latest version of the NHS Digital Identity Agent</w:t>
      </w:r>
      <w:r w:rsidR="00504137">
        <w:t xml:space="preserve"> (</w:t>
      </w:r>
      <w:r w:rsidR="00947F87">
        <w:t>currently v2.2.</w:t>
      </w:r>
      <w:r w:rsidR="0009330E">
        <w:t>3</w:t>
      </w:r>
      <w:r w:rsidR="00947F87">
        <w:t>.7)</w:t>
      </w:r>
      <w:r w:rsidR="00757B5F">
        <w:t xml:space="preserve"> (</w:t>
      </w:r>
      <w:hyperlink r:id="rId22">
        <w:r w:rsidR="00757B5F" w:rsidRPr="5C1338D0">
          <w:rPr>
            <w:rStyle w:val="Hyperlink"/>
            <w:rFonts w:ascii="Arial" w:hAnsi="Arial"/>
          </w:rPr>
          <w:t>https://digital.nhs.uk/services/registration-authorities-and-smartcards/care-identity-service/news-and-service-updates/oberthur-smartcard-updates/ia-v2.2.3.7</w:t>
        </w:r>
      </w:hyperlink>
      <w:r w:rsidR="00757B5F">
        <w:t>)</w:t>
      </w:r>
    </w:p>
    <w:p w14:paraId="5F7F76D4" w14:textId="768308BA" w:rsidR="00A7441B" w:rsidRDefault="00AB0847" w:rsidP="00127228">
      <w:pPr>
        <w:pStyle w:val="ListParagraph"/>
        <w:numPr>
          <w:ilvl w:val="0"/>
          <w:numId w:val="2"/>
        </w:numPr>
        <w:rPr>
          <w:rFonts w:eastAsia="Arial" w:cs="Arial"/>
        </w:rPr>
      </w:pPr>
      <w:r>
        <w:t xml:space="preserve">Each user must have the </w:t>
      </w:r>
      <w:r w:rsidR="00F14503">
        <w:t xml:space="preserve">NHS Credential Management </w:t>
      </w:r>
      <w:r>
        <w:t xml:space="preserve">installed on their Desktop </w:t>
      </w:r>
      <w:r w:rsidR="000D7BF7" w:rsidRPr="0052084E">
        <w:rPr>
          <w:color w:val="FF0000"/>
        </w:rPr>
        <w:t>&lt;</w:t>
      </w:r>
      <w:r w:rsidR="001C1169">
        <w:rPr>
          <w:color w:val="FF0000"/>
        </w:rPr>
        <w:t xml:space="preserve">download link to be provided upon </w:t>
      </w:r>
      <w:r w:rsidR="00F3527C">
        <w:rPr>
          <w:color w:val="FF0000"/>
        </w:rPr>
        <w:t>request</w:t>
      </w:r>
      <w:r w:rsidR="00EA7040" w:rsidRPr="0052084E">
        <w:rPr>
          <w:color w:val="FF0000"/>
        </w:rPr>
        <w:t>&gt;</w:t>
      </w:r>
    </w:p>
    <w:p w14:paraId="62A28D1C" w14:textId="77777777" w:rsidR="000A62BC" w:rsidRDefault="000A62BC" w:rsidP="000A62BC">
      <w:pPr>
        <w:pStyle w:val="Heading1"/>
        <w:numPr>
          <w:ilvl w:val="0"/>
          <w:numId w:val="0"/>
        </w:numPr>
      </w:pPr>
    </w:p>
    <w:p w14:paraId="7C4A9CC0" w14:textId="6150DBF2" w:rsidR="00C424FA" w:rsidRPr="00475F76" w:rsidRDefault="00CD17FB" w:rsidP="000A62BC">
      <w:pPr>
        <w:pStyle w:val="Heading1"/>
        <w:numPr>
          <w:ilvl w:val="0"/>
          <w:numId w:val="0"/>
        </w:numPr>
        <w:rPr>
          <w:rFonts w:eastAsia="Arial"/>
        </w:rPr>
      </w:pPr>
      <w:bookmarkStart w:id="13" w:name="_Toc66776687"/>
      <w:r>
        <w:t>5</w:t>
      </w:r>
      <w:r w:rsidR="000A62BC">
        <w:t xml:space="preserve"> </w:t>
      </w:r>
      <w:r w:rsidR="001B6046">
        <w:t>Onboarding Documentation</w:t>
      </w:r>
      <w:bookmarkEnd w:id="13"/>
    </w:p>
    <w:p w14:paraId="1A036749" w14:textId="495CCD0A" w:rsidR="001E1FFB" w:rsidRDefault="35AC6F91" w:rsidP="00C452A7">
      <w:pPr>
        <w:pStyle w:val="Heading2"/>
        <w:numPr>
          <w:ilvl w:val="0"/>
          <w:numId w:val="0"/>
        </w:numPr>
        <w:ind w:left="576"/>
      </w:pPr>
      <w:r>
        <w:t xml:space="preserve"> </w:t>
      </w:r>
      <w:bookmarkStart w:id="14" w:name="_Toc66776688"/>
      <w:r w:rsidR="00CD17FB">
        <w:t>5</w:t>
      </w:r>
      <w:r w:rsidR="001E1FFB">
        <w:t>.</w:t>
      </w:r>
      <w:r w:rsidR="00CF7DEC">
        <w:t>1</w:t>
      </w:r>
      <w:r w:rsidR="001E1FFB">
        <w:t xml:space="preserve">   Consumer/Provider Guidance</w:t>
      </w:r>
      <w:bookmarkEnd w:id="14"/>
    </w:p>
    <w:p w14:paraId="237975DC" w14:textId="77777777" w:rsidR="008D17C8" w:rsidRPr="00826B8F" w:rsidRDefault="00FB759B" w:rsidP="23C49225">
      <w:r>
        <w:t xml:space="preserve">The NRL </w:t>
      </w:r>
      <w:r w:rsidR="001227E4">
        <w:t xml:space="preserve">Consumer </w:t>
      </w:r>
      <w:r w:rsidR="00876412">
        <w:t>Guidance document provides an overview of how the</w:t>
      </w:r>
      <w:r w:rsidR="004B33FB">
        <w:t xml:space="preserve"> NRL can be used during a </w:t>
      </w:r>
      <w:r w:rsidR="000500DE">
        <w:t>care episode</w:t>
      </w:r>
      <w:r w:rsidR="00CF7DEC">
        <w:t xml:space="preserve"> - </w:t>
      </w:r>
      <w:hyperlink r:id="rId23">
        <w:r w:rsidR="008D17C8" w:rsidRPr="23C49225">
          <w:rPr>
            <w:rStyle w:val="Hyperlink"/>
            <w:rFonts w:ascii="Arial" w:hAnsi="Arial"/>
          </w:rPr>
          <w:t>Consumer Guidance</w:t>
        </w:r>
      </w:hyperlink>
      <w:r w:rsidR="008D17C8" w:rsidRPr="23C49225">
        <w:rPr>
          <w:rStyle w:val="Hyperlink"/>
          <w:rFonts w:ascii="Arial" w:hAnsi="Arial"/>
        </w:rPr>
        <w:t xml:space="preserve"> </w:t>
      </w:r>
    </w:p>
    <w:p w14:paraId="56382377" w14:textId="05AB3D69" w:rsidR="0CB48CFD" w:rsidRDefault="0CB48CFD"/>
    <w:p w14:paraId="62299017" w14:textId="244672CE" w:rsidR="4600CA60" w:rsidRDefault="4600CA60" w:rsidP="4600CA60"/>
    <w:p w14:paraId="5497DF0B" w14:textId="77777777" w:rsidR="005328B5" w:rsidRDefault="0092320E" w:rsidP="005328B5">
      <w:r>
        <w:t xml:space="preserve">The NRL Provider Guidance document outlines how a </w:t>
      </w:r>
      <w:r w:rsidR="00504E29">
        <w:t>provider (</w:t>
      </w:r>
      <w:proofErr w:type="gramStart"/>
      <w:r w:rsidR="00504E29">
        <w:t>e.g.</w:t>
      </w:r>
      <w:proofErr w:type="gramEnd"/>
      <w:r w:rsidR="00504E29">
        <w:t xml:space="preserve"> a </w:t>
      </w:r>
      <w:r>
        <w:t>Mental Health Trust</w:t>
      </w:r>
      <w:r w:rsidR="00504E29">
        <w:t>)</w:t>
      </w:r>
      <w:r>
        <w:t xml:space="preserve"> should use the NRL from an operational perspective. Of key importance is the pointer lifecycle and its relationship with the patient journey and, as such, it is recommended that Consumers also read this to obtain a holistic knowledge of the NRL</w:t>
      </w:r>
      <w:r w:rsidR="00CF7DEC">
        <w:t xml:space="preserve"> - </w:t>
      </w:r>
      <w:hyperlink r:id="rId24">
        <w:r w:rsidR="005328B5" w:rsidRPr="23C49225">
          <w:rPr>
            <w:rStyle w:val="Hyperlink"/>
            <w:rFonts w:ascii="Arial" w:hAnsi="Arial"/>
          </w:rPr>
          <w:t>Provider Guidance</w:t>
        </w:r>
      </w:hyperlink>
      <w:r w:rsidR="005328B5" w:rsidRPr="23C49225">
        <w:rPr>
          <w:rStyle w:val="Hyperlink"/>
          <w:rFonts w:ascii="Arial" w:hAnsi="Arial"/>
        </w:rPr>
        <w:t xml:space="preserve"> </w:t>
      </w:r>
    </w:p>
    <w:p w14:paraId="3E57F0BD" w14:textId="615486E1" w:rsidR="008D76EC" w:rsidRDefault="008D76EC" w:rsidP="008D76EC"/>
    <w:p w14:paraId="46187728" w14:textId="77777777" w:rsidR="002C6DBC" w:rsidRPr="00480B31" w:rsidRDefault="002C6DBC" w:rsidP="00C07A77"/>
    <w:p w14:paraId="417BA4B6" w14:textId="1FB8C987" w:rsidR="006066FD" w:rsidRDefault="00CF7DEC" w:rsidP="00C452A7">
      <w:pPr>
        <w:pStyle w:val="Heading2"/>
        <w:numPr>
          <w:ilvl w:val="0"/>
          <w:numId w:val="0"/>
        </w:numPr>
        <w:ind w:left="576"/>
      </w:pPr>
      <w:r>
        <w:lastRenderedPageBreak/>
        <w:t xml:space="preserve"> </w:t>
      </w:r>
      <w:bookmarkStart w:id="15" w:name="_Toc66776689"/>
      <w:r w:rsidR="00CD17FB">
        <w:t>5</w:t>
      </w:r>
      <w:r w:rsidR="00C424FA">
        <w:t>.2</w:t>
      </w:r>
      <w:r w:rsidR="0E539D00">
        <w:t xml:space="preserve">   </w:t>
      </w:r>
      <w:r w:rsidR="00601407">
        <w:t>DSA Data Sharing Agreement</w:t>
      </w:r>
      <w:bookmarkEnd w:id="15"/>
    </w:p>
    <w:p w14:paraId="07DFE773" w14:textId="42D83232" w:rsidR="00EC3ED0" w:rsidRDefault="00B5689B" w:rsidP="006F06F7">
      <w:r>
        <w:t xml:space="preserve">The Data Sharing Arrangement (DSA) sets out the roles, </w:t>
      </w:r>
      <w:proofErr w:type="gramStart"/>
      <w:r>
        <w:t>responsibilities</w:t>
      </w:r>
      <w:proofErr w:type="gramEnd"/>
      <w:r>
        <w:t xml:space="preserve"> and obligations of participants of NRL, aligned to GDPR legislation. The latest copy of the DSA can be obtained from </w:t>
      </w:r>
      <w:hyperlink r:id="rId25">
        <w:r w:rsidRPr="5C1338D0">
          <w:rPr>
            <w:rStyle w:val="Hyperlink"/>
            <w:rFonts w:ascii="Arial" w:hAnsi="Arial"/>
          </w:rPr>
          <w:t>nrlnems.ls@nhs.net</w:t>
        </w:r>
      </w:hyperlink>
      <w:r>
        <w:t xml:space="preserve"> and must be signed before entering live service.</w:t>
      </w:r>
    </w:p>
    <w:p w14:paraId="4F03A664" w14:textId="77777777" w:rsidR="000A62BC" w:rsidRDefault="000A62BC" w:rsidP="000A62BC">
      <w:pPr>
        <w:pStyle w:val="Heading1"/>
        <w:numPr>
          <w:ilvl w:val="0"/>
          <w:numId w:val="0"/>
        </w:numPr>
      </w:pPr>
      <w:bookmarkStart w:id="16" w:name="_Ref529739"/>
      <w:bookmarkStart w:id="17" w:name="_Toc17297365"/>
    </w:p>
    <w:p w14:paraId="20D3947F" w14:textId="09779FA3" w:rsidR="006D2573" w:rsidRDefault="00CD17FB" w:rsidP="000A62BC">
      <w:pPr>
        <w:pStyle w:val="Heading1"/>
        <w:numPr>
          <w:ilvl w:val="0"/>
          <w:numId w:val="0"/>
        </w:numPr>
      </w:pPr>
      <w:bookmarkStart w:id="18" w:name="_Toc66776690"/>
      <w:r>
        <w:t>6</w:t>
      </w:r>
      <w:r w:rsidR="000A62BC">
        <w:t xml:space="preserve"> </w:t>
      </w:r>
      <w:r w:rsidR="006D2573">
        <w:t>Business Requirements</w:t>
      </w:r>
      <w:bookmarkEnd w:id="16"/>
      <w:bookmarkEnd w:id="17"/>
      <w:bookmarkEnd w:id="18"/>
    </w:p>
    <w:p w14:paraId="7D84EA5D" w14:textId="4304E274" w:rsidR="006D033D" w:rsidRDefault="006D2573" w:rsidP="006D2573">
      <w:r w:rsidRPr="005653BA">
        <w:t>The purpose of this document is to define the business requirements that need to be satisfied for Consumer and Provider systems wishing to connect and use the National Record Locator (NRL).</w:t>
      </w:r>
      <w:r w:rsidR="00DB64EA">
        <w:t xml:space="preserve"> </w:t>
      </w:r>
      <w:r w:rsidR="00F053EA">
        <w:t xml:space="preserve">Given the </w:t>
      </w:r>
      <w:proofErr w:type="spellStart"/>
      <w:r w:rsidR="00F053EA">
        <w:t>SCRa</w:t>
      </w:r>
      <w:proofErr w:type="spellEnd"/>
      <w:r w:rsidR="00F053EA">
        <w:t xml:space="preserve"> </w:t>
      </w:r>
      <w:r w:rsidR="00BA6E96">
        <w:t>is a consuming system</w:t>
      </w:r>
      <w:r w:rsidR="00903ACC">
        <w:t xml:space="preserve"> </w:t>
      </w:r>
      <w:r w:rsidR="005D6DB4">
        <w:t>developed and provided</w:t>
      </w:r>
      <w:r w:rsidR="00F053EA">
        <w:t xml:space="preserve"> by NHS </w:t>
      </w:r>
      <w:r w:rsidR="00684ECB">
        <w:t xml:space="preserve">Digital, it is not </w:t>
      </w:r>
      <w:r w:rsidR="009156AD">
        <w:t>necessarily</w:t>
      </w:r>
      <w:r w:rsidR="00684ECB">
        <w:t xml:space="preserve"> an </w:t>
      </w:r>
      <w:r w:rsidR="009156AD">
        <w:t>essential</w:t>
      </w:r>
      <w:r w:rsidR="00684ECB">
        <w:t xml:space="preserve"> read. </w:t>
      </w:r>
      <w:r w:rsidR="00825644">
        <w:t>However, it</w:t>
      </w:r>
      <w:r w:rsidR="00C47630">
        <w:t xml:space="preserve"> has been included here</w:t>
      </w:r>
      <w:r w:rsidR="009156AD">
        <w:t xml:space="preserve"> for reference</w:t>
      </w:r>
      <w:r w:rsidR="00C47630">
        <w:t xml:space="preserve"> as it provides </w:t>
      </w:r>
      <w:r w:rsidR="000217ED">
        <w:t xml:space="preserve">the basis upon which the </w:t>
      </w:r>
      <w:proofErr w:type="spellStart"/>
      <w:r w:rsidR="000217ED">
        <w:t>SCRa</w:t>
      </w:r>
      <w:proofErr w:type="spellEnd"/>
      <w:r w:rsidR="000217ED">
        <w:t xml:space="preserve"> has been designed.</w:t>
      </w:r>
    </w:p>
    <w:p w14:paraId="0768407A" w14:textId="02CE6088" w:rsidR="00440CC1" w:rsidRDefault="00440CC1" w:rsidP="00440CC1"/>
    <w:bookmarkStart w:id="19" w:name="_Toc66776691"/>
    <w:p w14:paraId="7310FB31" w14:textId="77777777" w:rsidR="006F633A" w:rsidRDefault="006F633A" w:rsidP="006F633A">
      <w:r w:rsidRPr="00073B83">
        <w:fldChar w:fldCharType="begin"/>
      </w:r>
      <w:r w:rsidRPr="00073B83">
        <w:instrText>HYPERLINK "https://hscic365.sharepoint.com/:w:/r/sites/NRLNEMSOperations/Shared%20Documents/External%20Access/NRL%20Business%20Requirements%20-%20V1.4.docx?d=w9727d94c079b4576a3aaaf2bee5ecaf3&amp;csf=1&amp;web=1&amp;e=efjOpY"</w:instrText>
      </w:r>
      <w:r w:rsidRPr="00073B83">
        <w:fldChar w:fldCharType="separate"/>
      </w:r>
      <w:r w:rsidRPr="00073B83">
        <w:rPr>
          <w:rStyle w:val="Hyperlink"/>
          <w:rFonts w:ascii="Arial" w:hAnsi="Arial"/>
        </w:rPr>
        <w:t>NRL Business Requirements - V1.4</w:t>
      </w:r>
      <w:r w:rsidRPr="00073B83">
        <w:fldChar w:fldCharType="end"/>
      </w:r>
      <w:r>
        <w:t xml:space="preserve"> </w:t>
      </w:r>
    </w:p>
    <w:p w14:paraId="5253173D" w14:textId="77777777" w:rsidR="006F633A" w:rsidRDefault="006F633A" w:rsidP="000A62BC">
      <w:pPr>
        <w:pStyle w:val="Heading1"/>
        <w:numPr>
          <w:ilvl w:val="0"/>
          <w:numId w:val="0"/>
        </w:numPr>
      </w:pPr>
    </w:p>
    <w:p w14:paraId="47914337" w14:textId="45D9DF2A" w:rsidR="003D1CED" w:rsidRPr="00DC3FD5" w:rsidRDefault="00CD17FB" w:rsidP="000A62BC">
      <w:pPr>
        <w:pStyle w:val="Heading1"/>
        <w:numPr>
          <w:ilvl w:val="0"/>
          <w:numId w:val="0"/>
        </w:numPr>
      </w:pPr>
      <w:r>
        <w:t>7</w:t>
      </w:r>
      <w:r w:rsidR="001E1FFB">
        <w:t xml:space="preserve"> </w:t>
      </w:r>
      <w:r w:rsidR="003D1CED">
        <w:t>Live Service Implementation</w:t>
      </w:r>
      <w:bookmarkEnd w:id="19"/>
    </w:p>
    <w:p w14:paraId="2ACC73B1" w14:textId="25655CCA" w:rsidR="003D1CED" w:rsidRDefault="003D1CED" w:rsidP="00C452A7">
      <w:pPr>
        <w:pStyle w:val="Heading2"/>
      </w:pPr>
      <w:bookmarkStart w:id="20" w:name="_Toc66776692"/>
      <w:r>
        <w:t>Implementation High Level Steps</w:t>
      </w:r>
      <w:bookmarkEnd w:id="20"/>
    </w:p>
    <w:p w14:paraId="007F178F" w14:textId="22B919E9" w:rsidR="003D1CED" w:rsidRDefault="003D1CED" w:rsidP="003D1CED">
      <w:r>
        <w:t>Following completion of the on boarding process</w:t>
      </w:r>
      <w:r w:rsidR="008B36BB">
        <w:t>,</w:t>
      </w:r>
      <w:r>
        <w:t xml:space="preserve"> Service Operations can then guide you through the Live Connection process. </w:t>
      </w:r>
    </w:p>
    <w:p w14:paraId="26B77CA7" w14:textId="77777777" w:rsidR="003D1CED" w:rsidRDefault="003D1CED" w:rsidP="003D1CED">
      <w:r>
        <w:t>This includes:</w:t>
      </w:r>
    </w:p>
    <w:p w14:paraId="365175FB" w14:textId="3F7BE6B1" w:rsidR="004B51C9" w:rsidRDefault="004B51C9" w:rsidP="00127228">
      <w:pPr>
        <w:pStyle w:val="ListParagraph"/>
        <w:numPr>
          <w:ilvl w:val="0"/>
          <w:numId w:val="5"/>
        </w:numPr>
      </w:pPr>
      <w:r>
        <w:t>Implementation</w:t>
      </w:r>
      <w:r w:rsidR="00252E13">
        <w:t xml:space="preserve"> of</w:t>
      </w:r>
      <w:r>
        <w:t xml:space="preserve"> pre-requisites</w:t>
      </w:r>
      <w:r w:rsidR="0077183A">
        <w:t xml:space="preserve"> </w:t>
      </w:r>
    </w:p>
    <w:p w14:paraId="73E800A0" w14:textId="737B861D" w:rsidR="003D1CED" w:rsidRDefault="003D1CED" w:rsidP="00127228">
      <w:pPr>
        <w:pStyle w:val="ListParagraph"/>
        <w:numPr>
          <w:ilvl w:val="0"/>
          <w:numId w:val="5"/>
        </w:numPr>
      </w:pPr>
      <w:r>
        <w:t>A</w:t>
      </w:r>
      <w:r w:rsidRPr="00F8294E">
        <w:t>dding RBAC code to relevant users’ smart cards</w:t>
      </w:r>
      <w:r>
        <w:t xml:space="preserve"> </w:t>
      </w:r>
      <w:r w:rsidR="00023BFC">
        <w:t>(</w:t>
      </w:r>
      <w:r w:rsidR="004B51C9">
        <w:t xml:space="preserve">triggers </w:t>
      </w:r>
      <w:r w:rsidR="005B02F1">
        <w:t>Live activation</w:t>
      </w:r>
      <w:r w:rsidR="00023BFC">
        <w:t>)</w:t>
      </w:r>
    </w:p>
    <w:p w14:paraId="3E6A533A" w14:textId="4929CF3B" w:rsidR="003D1CED" w:rsidRDefault="003D1CED" w:rsidP="00127228">
      <w:pPr>
        <w:pStyle w:val="ListParagraph"/>
        <w:numPr>
          <w:ilvl w:val="0"/>
          <w:numId w:val="5"/>
        </w:numPr>
      </w:pPr>
      <w:r>
        <w:t>Live Validation</w:t>
      </w:r>
      <w:r w:rsidR="005B02F1">
        <w:t xml:space="preserve"> </w:t>
      </w:r>
      <w:r w:rsidR="00AC684D">
        <w:t>by accessing dummy pointers (</w:t>
      </w:r>
      <w:proofErr w:type="gramStart"/>
      <w:r w:rsidR="00AC684D">
        <w:t>i.e.</w:t>
      </w:r>
      <w:proofErr w:type="gramEnd"/>
      <w:r w:rsidR="00AC684D">
        <w:t xml:space="preserve"> for fictitious patients)</w:t>
      </w:r>
    </w:p>
    <w:p w14:paraId="0F0DCE2D" w14:textId="77777777" w:rsidR="003D1CED" w:rsidRDefault="003D1CED" w:rsidP="003D1CED"/>
    <w:p w14:paraId="1FAB5EFB" w14:textId="37F425C4" w:rsidR="003D1CED" w:rsidRPr="00B81F70" w:rsidRDefault="003D1CED" w:rsidP="00127228">
      <w:pPr>
        <w:pStyle w:val="Heading2"/>
        <w:numPr>
          <w:ilvl w:val="1"/>
          <w:numId w:val="8"/>
        </w:numPr>
        <w:rPr>
          <w:highlight w:val="yellow"/>
        </w:rPr>
      </w:pPr>
      <w:bookmarkStart w:id="21" w:name="_Toc66776693"/>
      <w:r w:rsidRPr="00073B83">
        <w:t>Implementation</w:t>
      </w:r>
      <w:r>
        <w:t xml:space="preserve"> Pre-requisites</w:t>
      </w:r>
      <w:bookmarkEnd w:id="21"/>
    </w:p>
    <w:p w14:paraId="0C67735E" w14:textId="77777777" w:rsidR="003D1CED" w:rsidRDefault="003D1CED" w:rsidP="003D1CED">
      <w:r>
        <w:t>Before any activity can take place on the Live Service, approval must be granted via a Go / No-Go assessment (usually undertaken as a teleconference). The following checklist must be completed and returned in advance to provide a basis for the assessment:</w:t>
      </w:r>
    </w:p>
    <w:p w14:paraId="55ADF4BB" w14:textId="5442C7C1" w:rsidR="003D1CED" w:rsidRDefault="003D1CED" w:rsidP="00440CC1"/>
    <w:p w14:paraId="4CCD28A4" w14:textId="14AD37CF" w:rsidR="006F633A" w:rsidRPr="00440CC1" w:rsidRDefault="00073B83" w:rsidP="00440CC1">
      <w:hyperlink r:id="rId26">
        <w:r w:rsidR="00D664B1" w:rsidRPr="23C49225">
          <w:rPr>
            <w:rStyle w:val="Hyperlink"/>
            <w:rFonts w:ascii="Arial" w:hAnsi="Arial"/>
          </w:rPr>
          <w:t xml:space="preserve">Go/No-Go for </w:t>
        </w:r>
        <w:proofErr w:type="spellStart"/>
        <w:r w:rsidR="00D664B1" w:rsidRPr="23C49225">
          <w:rPr>
            <w:rStyle w:val="Hyperlink"/>
            <w:rFonts w:ascii="Arial" w:hAnsi="Arial"/>
          </w:rPr>
          <w:t>SCRa</w:t>
        </w:r>
        <w:proofErr w:type="spellEnd"/>
        <w:r w:rsidR="00D664B1" w:rsidRPr="23C49225">
          <w:rPr>
            <w:rStyle w:val="Hyperlink"/>
            <w:rFonts w:ascii="Arial" w:hAnsi="Arial"/>
          </w:rPr>
          <w:t>-only v0.6</w:t>
        </w:r>
      </w:hyperlink>
      <w:r w:rsidR="00D664B1">
        <w:t xml:space="preserve"> </w:t>
      </w:r>
    </w:p>
    <w:p w14:paraId="59F5FD2D" w14:textId="4CFE8DD9" w:rsidR="00B37DB5" w:rsidRDefault="00B37DB5" w:rsidP="009B4462">
      <w:pPr>
        <w:pStyle w:val="PlainText"/>
      </w:pPr>
    </w:p>
    <w:p w14:paraId="63F3467F" w14:textId="58CAEFD8" w:rsidR="00403A34" w:rsidRDefault="00403A34" w:rsidP="00127228">
      <w:pPr>
        <w:pStyle w:val="Heading2"/>
        <w:numPr>
          <w:ilvl w:val="1"/>
          <w:numId w:val="8"/>
        </w:numPr>
      </w:pPr>
      <w:bookmarkStart w:id="22" w:name="_Toc17297385"/>
      <w:bookmarkStart w:id="23" w:name="_Toc66776694"/>
      <w:r>
        <w:t>RBAC</w:t>
      </w:r>
      <w:bookmarkEnd w:id="22"/>
      <w:bookmarkEnd w:id="23"/>
    </w:p>
    <w:p w14:paraId="54D46F3F" w14:textId="0B0BDD8D" w:rsidR="00DB0B4C" w:rsidRDefault="00403A34" w:rsidP="00403A34">
      <w:pPr>
        <w:rPr>
          <w:rFonts w:cs="Arial"/>
        </w:rPr>
      </w:pPr>
      <w:r>
        <w:rPr>
          <w:rFonts w:cs="Arial"/>
        </w:rPr>
        <w:t>To use the NRL, users will need to have Role Based Access Control (RBAC) codes added to</w:t>
      </w:r>
      <w:r w:rsidR="00093E03">
        <w:rPr>
          <w:rFonts w:cs="Arial"/>
        </w:rPr>
        <w:t xml:space="preserve"> </w:t>
      </w:r>
      <w:r w:rsidR="00D445A6">
        <w:rPr>
          <w:rFonts w:cs="Arial"/>
        </w:rPr>
        <w:t xml:space="preserve">CIS </w:t>
      </w:r>
      <w:r w:rsidR="00D35A37">
        <w:rPr>
          <w:rFonts w:cs="Arial"/>
        </w:rPr>
        <w:t>(Care Identity Service)</w:t>
      </w:r>
      <w:r>
        <w:rPr>
          <w:rFonts w:cs="Arial"/>
        </w:rPr>
        <w:t xml:space="preserve"> </w:t>
      </w:r>
      <w:r w:rsidR="00093E03">
        <w:rPr>
          <w:rFonts w:cs="Arial"/>
        </w:rPr>
        <w:t xml:space="preserve">by </w:t>
      </w:r>
      <w:r>
        <w:rPr>
          <w:rFonts w:cs="Arial"/>
        </w:rPr>
        <w:t>the</w:t>
      </w:r>
      <w:r w:rsidR="000D119A">
        <w:rPr>
          <w:rFonts w:cs="Arial"/>
        </w:rPr>
        <w:t xml:space="preserve"> RA (</w:t>
      </w:r>
      <w:r w:rsidR="00F33774">
        <w:rPr>
          <w:rFonts w:cs="Arial"/>
        </w:rPr>
        <w:t>Registration</w:t>
      </w:r>
      <w:r w:rsidR="000D119A">
        <w:rPr>
          <w:rFonts w:cs="Arial"/>
        </w:rPr>
        <w:t xml:space="preserve"> Authority) of the End User Organisation.</w:t>
      </w:r>
      <w:r w:rsidR="00951D03">
        <w:rPr>
          <w:rFonts w:cs="Arial"/>
        </w:rPr>
        <w:t xml:space="preserve"> This will enable access to the NRL via a Smartcard (or equivalent)</w:t>
      </w:r>
      <w:r w:rsidR="00EE75FD">
        <w:rPr>
          <w:rFonts w:cs="Arial"/>
        </w:rPr>
        <w:t>.</w:t>
      </w:r>
      <w:r>
        <w:rPr>
          <w:rFonts w:cs="Arial"/>
        </w:rPr>
        <w:t xml:space="preserve"> There are different RBAC codes applicable to the NRL, giving different levels of access</w:t>
      </w:r>
      <w:r w:rsidRPr="002B52BB">
        <w:rPr>
          <w:rFonts w:cs="Arial"/>
        </w:rPr>
        <w:t>.</w:t>
      </w:r>
      <w:r>
        <w:rPr>
          <w:rFonts w:cs="Arial"/>
        </w:rPr>
        <w:t xml:space="preserve"> </w:t>
      </w:r>
      <w:r w:rsidR="00D751A0">
        <w:rPr>
          <w:rFonts w:cs="Arial"/>
        </w:rPr>
        <w:t xml:space="preserve">The codes that should be </w:t>
      </w:r>
      <w:r w:rsidR="00D751A0">
        <w:rPr>
          <w:rFonts w:cs="Arial"/>
        </w:rPr>
        <w:lastRenderedPageBreak/>
        <w:t>added will depend on the level of access deemed appropriate by the End User Organisation for each individual user</w:t>
      </w:r>
      <w:r>
        <w:rPr>
          <w:rFonts w:cs="Arial"/>
        </w:rPr>
        <w:t xml:space="preserve">. </w:t>
      </w:r>
      <w:r w:rsidRPr="002B52BB">
        <w:rPr>
          <w:rFonts w:cs="Arial"/>
        </w:rPr>
        <w:t xml:space="preserve">For full details on the activity codes required to access the NRL and which record types they give access to, see the </w:t>
      </w:r>
      <w:r w:rsidRPr="009214E7">
        <w:rPr>
          <w:rFonts w:cs="Arial"/>
        </w:rPr>
        <w:t>RBAC mapping table section</w:t>
      </w:r>
      <w:r w:rsidRPr="002B52BB">
        <w:rPr>
          <w:rFonts w:cs="Arial"/>
        </w:rPr>
        <w:t xml:space="preserve"> of the </w:t>
      </w:r>
      <w:r>
        <w:rPr>
          <w:rFonts w:cs="Arial"/>
        </w:rPr>
        <w:t xml:space="preserve">NRL </w:t>
      </w:r>
      <w:r w:rsidRPr="002B52BB">
        <w:rPr>
          <w:rFonts w:cs="Arial"/>
        </w:rPr>
        <w:t>technical specification</w:t>
      </w:r>
      <w:r w:rsidR="003F67BB">
        <w:rPr>
          <w:rFonts w:cs="Arial"/>
        </w:rPr>
        <w:t>:</w:t>
      </w:r>
      <w:r w:rsidR="00DA4C3E">
        <w:rPr>
          <w:rFonts w:cs="Arial"/>
        </w:rPr>
        <w:t xml:space="preserve"> </w:t>
      </w:r>
    </w:p>
    <w:p w14:paraId="76B1F48C" w14:textId="64BC3D2A" w:rsidR="004A1842" w:rsidRDefault="00073B83" w:rsidP="00403A34">
      <w:pPr>
        <w:rPr>
          <w:rFonts w:cs="Arial"/>
        </w:rPr>
      </w:pPr>
      <w:hyperlink r:id="rId27">
        <w:r w:rsidR="009214E7" w:rsidRPr="009214E7">
          <w:t xml:space="preserve"> </w:t>
        </w:r>
        <w:r w:rsidR="009214E7" w:rsidRPr="009214E7">
          <w:rPr>
            <w:rStyle w:val="Hyperlink"/>
            <w:rFonts w:ascii="Arial" w:hAnsi="Arial" w:cs="Arial"/>
          </w:rPr>
          <w:t xml:space="preserve">https://developer.nhs.uk/apis/nrl/ </w:t>
        </w:r>
      </w:hyperlink>
      <w:r w:rsidR="501E6BF3" w:rsidRPr="4600CA60">
        <w:rPr>
          <w:rFonts w:cs="Arial"/>
        </w:rPr>
        <w:t xml:space="preserve">  </w:t>
      </w:r>
    </w:p>
    <w:p w14:paraId="06E44FD4" w14:textId="015BF19A" w:rsidR="00403A34" w:rsidRDefault="001E4168" w:rsidP="00403A34">
      <w:pPr>
        <w:rPr>
          <w:rFonts w:cs="Arial"/>
        </w:rPr>
      </w:pPr>
      <w:r>
        <w:rPr>
          <w:rFonts w:cs="Arial"/>
        </w:rPr>
        <w:t>For example</w:t>
      </w:r>
      <w:r w:rsidR="008F69B0">
        <w:rPr>
          <w:rFonts w:cs="Arial"/>
        </w:rPr>
        <w:t xml:space="preserve">, </w:t>
      </w:r>
      <w:r w:rsidR="00B864D3">
        <w:rPr>
          <w:rFonts w:cs="Arial"/>
        </w:rPr>
        <w:t>for access to Mental Health Crisis plan</w:t>
      </w:r>
      <w:r w:rsidR="0065355D">
        <w:rPr>
          <w:rFonts w:cs="Arial"/>
        </w:rPr>
        <w:t xml:space="preserve"> pointers</w:t>
      </w:r>
      <w:r w:rsidR="00286E52">
        <w:rPr>
          <w:rFonts w:cs="Arial"/>
        </w:rPr>
        <w:t>/records</w:t>
      </w:r>
      <w:r w:rsidR="008F23AD">
        <w:rPr>
          <w:rFonts w:cs="Arial"/>
        </w:rPr>
        <w:t xml:space="preserve">, </w:t>
      </w:r>
      <w:r w:rsidR="00C113EB">
        <w:rPr>
          <w:rFonts w:cs="Arial"/>
        </w:rPr>
        <w:t xml:space="preserve">either of the following codes </w:t>
      </w:r>
      <w:r w:rsidR="00286E52">
        <w:rPr>
          <w:rFonts w:cs="Arial"/>
        </w:rPr>
        <w:t>should</w:t>
      </w:r>
      <w:r w:rsidR="00C113EB">
        <w:rPr>
          <w:rFonts w:cs="Arial"/>
        </w:rPr>
        <w:t xml:space="preserve"> be </w:t>
      </w:r>
      <w:r w:rsidR="000A1D38">
        <w:rPr>
          <w:rFonts w:cs="Arial"/>
        </w:rPr>
        <w:t>added</w:t>
      </w:r>
      <w:r w:rsidR="00AE63FC">
        <w:rPr>
          <w:rFonts w:cs="Arial"/>
        </w:rPr>
        <w:t xml:space="preserve">, depending upon the </w:t>
      </w:r>
      <w:r w:rsidR="001905E2">
        <w:rPr>
          <w:rFonts w:cs="Arial"/>
        </w:rPr>
        <w:t>access level deemed appropriate to the user</w:t>
      </w:r>
      <w:r w:rsidR="00E04F04">
        <w:rPr>
          <w:rFonts w:cs="Arial"/>
        </w:rPr>
        <w:t>:</w:t>
      </w:r>
    </w:p>
    <w:tbl>
      <w:tblPr>
        <w:tblW w:w="0" w:type="auto"/>
        <w:tblCellMar>
          <w:left w:w="0" w:type="dxa"/>
          <w:right w:w="0" w:type="dxa"/>
        </w:tblCellMar>
        <w:tblLook w:val="04A0" w:firstRow="1" w:lastRow="0" w:firstColumn="1" w:lastColumn="0" w:noHBand="0" w:noVBand="1"/>
      </w:tblPr>
      <w:tblGrid>
        <w:gridCol w:w="3112"/>
        <w:gridCol w:w="6732"/>
      </w:tblGrid>
      <w:tr w:rsidR="00DD29E5" w14:paraId="41AEF649" w14:textId="77777777" w:rsidTr="004F09A1">
        <w:tc>
          <w:tcPr>
            <w:tcW w:w="3112" w:type="dxa"/>
            <w:tcBorders>
              <w:top w:val="single" w:sz="8" w:space="0" w:color="BDD6EE"/>
              <w:left w:val="single" w:sz="8" w:space="0" w:color="BDD6EE"/>
              <w:bottom w:val="single" w:sz="12" w:space="0" w:color="9CC2E5"/>
              <w:right w:val="single" w:sz="8" w:space="0" w:color="BDD6EE"/>
            </w:tcBorders>
            <w:tcMar>
              <w:top w:w="0" w:type="dxa"/>
              <w:left w:w="108" w:type="dxa"/>
              <w:bottom w:w="0" w:type="dxa"/>
              <w:right w:w="108" w:type="dxa"/>
            </w:tcMar>
            <w:hideMark/>
          </w:tcPr>
          <w:p w14:paraId="41203715" w14:textId="77777777" w:rsidR="00DD29E5" w:rsidRDefault="00DD29E5" w:rsidP="004F09A1">
            <w:pPr>
              <w:rPr>
                <w:rFonts w:cs="Arial"/>
                <w:b/>
                <w:bCs/>
              </w:rPr>
            </w:pPr>
            <w:r>
              <w:rPr>
                <w:rFonts w:cs="Arial"/>
                <w:b/>
                <w:bCs/>
              </w:rPr>
              <w:t>Smartcard activity code</w:t>
            </w:r>
          </w:p>
        </w:tc>
        <w:tc>
          <w:tcPr>
            <w:tcW w:w="6732" w:type="dxa"/>
            <w:tcBorders>
              <w:top w:val="single" w:sz="8" w:space="0" w:color="BDD6EE"/>
              <w:left w:val="nil"/>
              <w:bottom w:val="single" w:sz="12" w:space="0" w:color="9CC2E5"/>
              <w:right w:val="single" w:sz="8" w:space="0" w:color="BDD6EE"/>
            </w:tcBorders>
            <w:tcMar>
              <w:top w:w="0" w:type="dxa"/>
              <w:left w:w="108" w:type="dxa"/>
              <w:bottom w:w="0" w:type="dxa"/>
              <w:right w:w="108" w:type="dxa"/>
            </w:tcMar>
            <w:hideMark/>
          </w:tcPr>
          <w:p w14:paraId="0BEDED22" w14:textId="77777777" w:rsidR="00DD29E5" w:rsidRDefault="00DD29E5" w:rsidP="004F09A1">
            <w:pPr>
              <w:rPr>
                <w:rFonts w:cs="Arial"/>
                <w:b/>
                <w:bCs/>
              </w:rPr>
            </w:pPr>
            <w:r>
              <w:rPr>
                <w:rFonts w:cs="Arial"/>
                <w:b/>
                <w:bCs/>
              </w:rPr>
              <w:t>Description</w:t>
            </w:r>
          </w:p>
        </w:tc>
      </w:tr>
      <w:tr w:rsidR="00E112E3" w14:paraId="2DAB2024" w14:textId="77777777" w:rsidTr="004F09A1">
        <w:tc>
          <w:tcPr>
            <w:tcW w:w="3112" w:type="dxa"/>
            <w:tcBorders>
              <w:top w:val="nil"/>
              <w:left w:val="single" w:sz="8" w:space="0" w:color="BDD6EE"/>
              <w:bottom w:val="single" w:sz="8" w:space="0" w:color="BDD6EE"/>
              <w:right w:val="single" w:sz="8" w:space="0" w:color="BDD6EE"/>
            </w:tcBorders>
            <w:tcMar>
              <w:top w:w="0" w:type="dxa"/>
              <w:left w:w="108" w:type="dxa"/>
              <w:bottom w:w="0" w:type="dxa"/>
              <w:right w:w="108" w:type="dxa"/>
            </w:tcMar>
          </w:tcPr>
          <w:p w14:paraId="5707A0F5" w14:textId="4CA2D5A3" w:rsidR="00E112E3" w:rsidRDefault="00B05BDF" w:rsidP="004F09A1">
            <w:pPr>
              <w:rPr>
                <w:rFonts w:cs="Arial"/>
              </w:rPr>
            </w:pPr>
            <w:r w:rsidRPr="006F14CB">
              <w:rPr>
                <w:rFonts w:cs="Arial"/>
                <w:color w:val="FF0000"/>
              </w:rPr>
              <w:t>XXXX</w:t>
            </w:r>
            <w:r w:rsidR="00454500" w:rsidRPr="006F14CB">
              <w:rPr>
                <w:rFonts w:cs="Arial"/>
                <w:color w:val="FF0000"/>
              </w:rPr>
              <w:t>X</w:t>
            </w:r>
          </w:p>
        </w:tc>
        <w:tc>
          <w:tcPr>
            <w:tcW w:w="6732" w:type="dxa"/>
            <w:tcBorders>
              <w:top w:val="nil"/>
              <w:left w:val="nil"/>
              <w:bottom w:val="single" w:sz="8" w:space="0" w:color="BDD6EE"/>
              <w:right w:val="single" w:sz="8" w:space="0" w:color="BDD6EE"/>
            </w:tcBorders>
            <w:tcMar>
              <w:top w:w="0" w:type="dxa"/>
              <w:left w:w="108" w:type="dxa"/>
              <w:bottom w:w="0" w:type="dxa"/>
              <w:right w:w="108" w:type="dxa"/>
            </w:tcMar>
          </w:tcPr>
          <w:p w14:paraId="5AB6B0D7" w14:textId="478BB300" w:rsidR="00E112E3" w:rsidRDefault="005D4613" w:rsidP="004F09A1">
            <w:pPr>
              <w:rPr>
                <w:rFonts w:cs="Arial"/>
              </w:rPr>
            </w:pPr>
            <w:r w:rsidRPr="005D4613">
              <w:rPr>
                <w:rFonts w:cs="Arial"/>
              </w:rPr>
              <w:t>Access pointers in NRL record group 1</w:t>
            </w:r>
          </w:p>
        </w:tc>
      </w:tr>
      <w:tr w:rsidR="00DD29E5" w14:paraId="4C8E5322" w14:textId="77777777" w:rsidTr="00E112E3">
        <w:tc>
          <w:tcPr>
            <w:tcW w:w="3112" w:type="dxa"/>
            <w:tcBorders>
              <w:top w:val="nil"/>
              <w:left w:val="single" w:sz="8" w:space="0" w:color="BDD6EE"/>
              <w:bottom w:val="single" w:sz="8" w:space="0" w:color="BDD6EE"/>
              <w:right w:val="single" w:sz="8" w:space="0" w:color="BDD6EE"/>
            </w:tcBorders>
            <w:tcMar>
              <w:top w:w="0" w:type="dxa"/>
              <w:left w:w="108" w:type="dxa"/>
              <w:bottom w:w="0" w:type="dxa"/>
              <w:right w:w="108" w:type="dxa"/>
            </w:tcMar>
            <w:hideMark/>
          </w:tcPr>
          <w:p w14:paraId="702B2C8D" w14:textId="5D14B488" w:rsidR="00DD29E5" w:rsidRDefault="00454500" w:rsidP="004F09A1">
            <w:pPr>
              <w:rPr>
                <w:rFonts w:cs="Arial"/>
              </w:rPr>
            </w:pPr>
            <w:r w:rsidRPr="006F14CB">
              <w:rPr>
                <w:rFonts w:cs="Arial"/>
                <w:color w:val="FF0000"/>
              </w:rPr>
              <w:t>XXXXX</w:t>
            </w:r>
          </w:p>
        </w:tc>
        <w:tc>
          <w:tcPr>
            <w:tcW w:w="6732" w:type="dxa"/>
            <w:tcBorders>
              <w:top w:val="nil"/>
              <w:left w:val="nil"/>
              <w:bottom w:val="single" w:sz="8" w:space="0" w:color="BDD6EE"/>
              <w:right w:val="single" w:sz="8" w:space="0" w:color="BDD6EE"/>
            </w:tcBorders>
            <w:tcMar>
              <w:top w:w="0" w:type="dxa"/>
              <w:left w:w="108" w:type="dxa"/>
              <w:bottom w:w="0" w:type="dxa"/>
              <w:right w:w="108" w:type="dxa"/>
            </w:tcMar>
          </w:tcPr>
          <w:p w14:paraId="43591BDA" w14:textId="6DE5137D" w:rsidR="00DD29E5" w:rsidRDefault="005F3242" w:rsidP="004F09A1">
            <w:pPr>
              <w:rPr>
                <w:rFonts w:cs="Arial"/>
              </w:rPr>
            </w:pPr>
            <w:r w:rsidRPr="005F3242">
              <w:rPr>
                <w:rFonts w:cs="Arial"/>
              </w:rPr>
              <w:t>Access pointers and retrieve records in NRL record group 1</w:t>
            </w:r>
          </w:p>
        </w:tc>
      </w:tr>
    </w:tbl>
    <w:p w14:paraId="0FB0FE52" w14:textId="04D7081A" w:rsidR="00454500" w:rsidRPr="00B97150" w:rsidRDefault="00F86204" w:rsidP="00403A34">
      <w:pPr>
        <w:rPr>
          <w:rFonts w:cs="Arial"/>
          <w:color w:val="FF0000"/>
        </w:rPr>
      </w:pPr>
      <w:r w:rsidRPr="00B97150">
        <w:rPr>
          <w:rFonts w:cs="Arial"/>
          <w:color w:val="FF0000"/>
        </w:rPr>
        <w:t xml:space="preserve">(NRL activity codes will be released once the </w:t>
      </w:r>
      <w:r w:rsidR="00994672">
        <w:rPr>
          <w:rFonts w:cs="Arial"/>
          <w:color w:val="FF0000"/>
        </w:rPr>
        <w:t>DSA has been signed</w:t>
      </w:r>
      <w:r w:rsidR="00B97150" w:rsidRPr="00B97150">
        <w:rPr>
          <w:rFonts w:cs="Arial"/>
          <w:color w:val="FF0000"/>
        </w:rPr>
        <w:t>)</w:t>
      </w:r>
    </w:p>
    <w:p w14:paraId="666E4EFD" w14:textId="77777777" w:rsidR="00B97150" w:rsidRDefault="00B97150" w:rsidP="00403A34">
      <w:pPr>
        <w:rPr>
          <w:rFonts w:cs="Arial"/>
        </w:rPr>
      </w:pPr>
    </w:p>
    <w:p w14:paraId="7FD73BBF" w14:textId="46EF53CA" w:rsidR="00403A34" w:rsidRDefault="00403A34" w:rsidP="00403A34">
      <w:pPr>
        <w:rPr>
          <w:rFonts w:cs="Arial"/>
        </w:rPr>
      </w:pPr>
      <w:r>
        <w:rPr>
          <w:rFonts w:cs="Arial"/>
        </w:rPr>
        <w:t>Users will also need to be able to perform a patient trace to use the NRL. If they don’t already have this RBAC code it will need to be added</w:t>
      </w:r>
      <w:r w:rsidR="00290728">
        <w:rPr>
          <w:rFonts w:cs="Arial"/>
        </w:rPr>
        <w:t>:</w:t>
      </w:r>
    </w:p>
    <w:tbl>
      <w:tblPr>
        <w:tblW w:w="0" w:type="auto"/>
        <w:tblCellMar>
          <w:left w:w="0" w:type="dxa"/>
          <w:right w:w="0" w:type="dxa"/>
        </w:tblCellMar>
        <w:tblLook w:val="04A0" w:firstRow="1" w:lastRow="0" w:firstColumn="1" w:lastColumn="0" w:noHBand="0" w:noVBand="1"/>
      </w:tblPr>
      <w:tblGrid>
        <w:gridCol w:w="3112"/>
        <w:gridCol w:w="6732"/>
      </w:tblGrid>
      <w:tr w:rsidR="00403A34" w14:paraId="7BE86101" w14:textId="77777777" w:rsidTr="004F09A1">
        <w:tc>
          <w:tcPr>
            <w:tcW w:w="3112" w:type="dxa"/>
            <w:tcBorders>
              <w:top w:val="single" w:sz="8" w:space="0" w:color="BDD6EE"/>
              <w:left w:val="single" w:sz="8" w:space="0" w:color="BDD6EE"/>
              <w:bottom w:val="single" w:sz="12" w:space="0" w:color="9CC2E5"/>
              <w:right w:val="single" w:sz="8" w:space="0" w:color="BDD6EE"/>
            </w:tcBorders>
            <w:tcMar>
              <w:top w:w="0" w:type="dxa"/>
              <w:left w:w="108" w:type="dxa"/>
              <w:bottom w:w="0" w:type="dxa"/>
              <w:right w:w="108" w:type="dxa"/>
            </w:tcMar>
            <w:hideMark/>
          </w:tcPr>
          <w:p w14:paraId="7F1C1661" w14:textId="77777777" w:rsidR="00403A34" w:rsidRDefault="00403A34" w:rsidP="004F09A1">
            <w:pPr>
              <w:rPr>
                <w:rFonts w:cs="Arial"/>
                <w:b/>
                <w:bCs/>
              </w:rPr>
            </w:pPr>
            <w:r>
              <w:rPr>
                <w:rFonts w:cs="Arial"/>
                <w:b/>
                <w:bCs/>
              </w:rPr>
              <w:t>Smartcard activity code</w:t>
            </w:r>
          </w:p>
        </w:tc>
        <w:tc>
          <w:tcPr>
            <w:tcW w:w="6732" w:type="dxa"/>
            <w:tcBorders>
              <w:top w:val="single" w:sz="8" w:space="0" w:color="BDD6EE"/>
              <w:left w:val="nil"/>
              <w:bottom w:val="single" w:sz="12" w:space="0" w:color="9CC2E5"/>
              <w:right w:val="single" w:sz="8" w:space="0" w:color="BDD6EE"/>
            </w:tcBorders>
            <w:tcMar>
              <w:top w:w="0" w:type="dxa"/>
              <w:left w:w="108" w:type="dxa"/>
              <w:bottom w:w="0" w:type="dxa"/>
              <w:right w:w="108" w:type="dxa"/>
            </w:tcMar>
            <w:hideMark/>
          </w:tcPr>
          <w:p w14:paraId="73937B26" w14:textId="77777777" w:rsidR="00403A34" w:rsidRDefault="00403A34" w:rsidP="004F09A1">
            <w:pPr>
              <w:rPr>
                <w:rFonts w:cs="Arial"/>
                <w:b/>
                <w:bCs/>
              </w:rPr>
            </w:pPr>
            <w:r>
              <w:rPr>
                <w:rFonts w:cs="Arial"/>
                <w:b/>
                <w:bCs/>
              </w:rPr>
              <w:t>Description</w:t>
            </w:r>
          </w:p>
        </w:tc>
      </w:tr>
      <w:tr w:rsidR="00403A34" w14:paraId="486FFA66" w14:textId="77777777" w:rsidTr="004F09A1">
        <w:tc>
          <w:tcPr>
            <w:tcW w:w="3112" w:type="dxa"/>
            <w:tcBorders>
              <w:top w:val="nil"/>
              <w:left w:val="single" w:sz="8" w:space="0" w:color="BDD6EE"/>
              <w:bottom w:val="single" w:sz="8" w:space="0" w:color="BDD6EE"/>
              <w:right w:val="single" w:sz="8" w:space="0" w:color="BDD6EE"/>
            </w:tcBorders>
            <w:tcMar>
              <w:top w:w="0" w:type="dxa"/>
              <w:left w:w="108" w:type="dxa"/>
              <w:bottom w:w="0" w:type="dxa"/>
              <w:right w:w="108" w:type="dxa"/>
            </w:tcMar>
            <w:hideMark/>
          </w:tcPr>
          <w:p w14:paraId="1CDE5B7A" w14:textId="77777777" w:rsidR="00403A34" w:rsidRDefault="00403A34" w:rsidP="004F09A1">
            <w:pPr>
              <w:rPr>
                <w:rFonts w:cs="Arial"/>
              </w:rPr>
            </w:pPr>
            <w:r>
              <w:rPr>
                <w:rFonts w:cs="Arial"/>
              </w:rPr>
              <w:t>B0264</w:t>
            </w:r>
          </w:p>
        </w:tc>
        <w:tc>
          <w:tcPr>
            <w:tcW w:w="6732" w:type="dxa"/>
            <w:tcBorders>
              <w:top w:val="nil"/>
              <w:left w:val="nil"/>
              <w:bottom w:val="single" w:sz="8" w:space="0" w:color="BDD6EE"/>
              <w:right w:val="single" w:sz="8" w:space="0" w:color="BDD6EE"/>
            </w:tcBorders>
            <w:tcMar>
              <w:top w:w="0" w:type="dxa"/>
              <w:left w:w="108" w:type="dxa"/>
              <w:bottom w:w="0" w:type="dxa"/>
              <w:right w:w="108" w:type="dxa"/>
            </w:tcMar>
            <w:hideMark/>
          </w:tcPr>
          <w:p w14:paraId="19681164" w14:textId="77777777" w:rsidR="00403A34" w:rsidRDefault="00403A34" w:rsidP="004F09A1">
            <w:pPr>
              <w:rPr>
                <w:rFonts w:cs="Arial"/>
              </w:rPr>
            </w:pPr>
            <w:r>
              <w:rPr>
                <w:rFonts w:cs="Arial"/>
              </w:rPr>
              <w:t>Access SCR Application (Perform Patient Trace)</w:t>
            </w:r>
          </w:p>
        </w:tc>
      </w:tr>
    </w:tbl>
    <w:p w14:paraId="0AE6096D" w14:textId="77777777" w:rsidR="00403A34" w:rsidRDefault="00403A34" w:rsidP="00403A34">
      <w:pPr>
        <w:rPr>
          <w:rFonts w:cs="Arial"/>
        </w:rPr>
      </w:pPr>
    </w:p>
    <w:p w14:paraId="3604636E" w14:textId="77777777" w:rsidR="00403A34" w:rsidRDefault="00403A34" w:rsidP="00403A34">
      <w:pPr>
        <w:rPr>
          <w:rFonts w:cs="Arial"/>
        </w:rPr>
      </w:pPr>
      <w:r>
        <w:rPr>
          <w:rFonts w:cs="Arial"/>
        </w:rPr>
        <w:t xml:space="preserve">The addition of RBAC codes needs to be performed by the Registration Authority Manager within your organisation. Guidance for Registration Authority Managers is available on the </w:t>
      </w:r>
      <w:hyperlink r:id="rId28" w:history="1">
        <w:r>
          <w:rPr>
            <w:rStyle w:val="Hyperlink"/>
            <w:rFonts w:eastAsia="MS Mincho" w:cs="Arial"/>
          </w:rPr>
          <w:t>NHS Digital website</w:t>
        </w:r>
      </w:hyperlink>
      <w:r>
        <w:rPr>
          <w:rFonts w:cs="Arial"/>
        </w:rPr>
        <w:t xml:space="preserve">, including how to </w:t>
      </w:r>
      <w:hyperlink r:id="rId29" w:history="1">
        <w:r>
          <w:rPr>
            <w:rStyle w:val="Hyperlink"/>
            <w:rFonts w:eastAsia="MS Mincho" w:cs="Arial"/>
          </w:rPr>
          <w:t>assign access to users</w:t>
        </w:r>
      </w:hyperlink>
      <w:r>
        <w:rPr>
          <w:rFonts w:cs="Arial"/>
        </w:rPr>
        <w:t xml:space="preserve"> and how to </w:t>
      </w:r>
      <w:hyperlink r:id="rId30" w:history="1">
        <w:r>
          <w:rPr>
            <w:rStyle w:val="Hyperlink"/>
            <w:rFonts w:eastAsia="MS Mincho" w:cs="Arial"/>
          </w:rPr>
          <w:t>perform batch updates</w:t>
        </w:r>
      </w:hyperlink>
      <w:r>
        <w:rPr>
          <w:rFonts w:cs="Arial"/>
        </w:rPr>
        <w:t>.</w:t>
      </w:r>
    </w:p>
    <w:p w14:paraId="2BF2D04F" w14:textId="77777777" w:rsidR="00A51AC7" w:rsidRDefault="00A51AC7" w:rsidP="00A51AC7">
      <w:r>
        <w:rPr>
          <w:b/>
          <w:bCs/>
        </w:rPr>
        <w:t xml:space="preserve">Note: </w:t>
      </w:r>
      <w:r>
        <w:t>During Implementation it is important only users that will be involved in the Live Validation have the above codes enabled. Once the service has been validated and go-live confirmed, the relevant codes should be added to the full user set.</w:t>
      </w:r>
    </w:p>
    <w:p w14:paraId="51572936" w14:textId="5245AFF0" w:rsidR="004B1F1D" w:rsidRDefault="004B1F1D" w:rsidP="00403A34"/>
    <w:p w14:paraId="39043CE7" w14:textId="58BFFF70" w:rsidR="0074707E" w:rsidRDefault="006407D8" w:rsidP="00403A34">
      <w:r>
        <w:t xml:space="preserve">Existing </w:t>
      </w:r>
      <w:r w:rsidR="008D3AA6">
        <w:t xml:space="preserve">members of the NRL Beta who are </w:t>
      </w:r>
      <w:r w:rsidR="00053E34">
        <w:t>upgrading</w:t>
      </w:r>
      <w:r w:rsidR="008D3AA6">
        <w:t xml:space="preserve"> to the </w:t>
      </w:r>
      <w:proofErr w:type="gramStart"/>
      <w:r w:rsidR="008D3AA6">
        <w:t>New</w:t>
      </w:r>
      <w:proofErr w:type="gramEnd"/>
      <w:r w:rsidR="008D3AA6">
        <w:t xml:space="preserve"> version of </w:t>
      </w:r>
      <w:proofErr w:type="spellStart"/>
      <w:r w:rsidR="008D3AA6">
        <w:t>SCRa</w:t>
      </w:r>
      <w:proofErr w:type="spellEnd"/>
      <w:r w:rsidR="008D3AA6">
        <w:t xml:space="preserve"> as part of </w:t>
      </w:r>
      <w:r w:rsidR="00053E34">
        <w:t>Phase 2</w:t>
      </w:r>
      <w:r w:rsidR="00A5707A">
        <w:t xml:space="preserve">, are required to remove the </w:t>
      </w:r>
      <w:r w:rsidR="00165843">
        <w:t>previous code</w:t>
      </w:r>
      <w:r w:rsidR="00E44957">
        <w:t xml:space="preserve"> (</w:t>
      </w:r>
      <w:r w:rsidR="004B1F1D">
        <w:t>copied</w:t>
      </w:r>
      <w:r w:rsidR="00E44957">
        <w:t xml:space="preserve"> below)</w:t>
      </w:r>
      <w:r w:rsidR="009B68BA">
        <w:t xml:space="preserve"> from all users</w:t>
      </w:r>
      <w:r w:rsidR="00853920">
        <w:t xml:space="preserve">, once successfully transitioned to the </w:t>
      </w:r>
      <w:r w:rsidR="00E24CD5">
        <w:t>N</w:t>
      </w:r>
      <w:r w:rsidR="00853920">
        <w:t xml:space="preserve">ew </w:t>
      </w:r>
      <w:proofErr w:type="spellStart"/>
      <w:r w:rsidR="00853920">
        <w:t>SCRa</w:t>
      </w:r>
      <w:proofErr w:type="spellEnd"/>
      <w:r w:rsidR="004B1F1D">
        <w:t>:</w:t>
      </w:r>
    </w:p>
    <w:tbl>
      <w:tblPr>
        <w:tblW w:w="0" w:type="auto"/>
        <w:tblCellMar>
          <w:left w:w="0" w:type="dxa"/>
          <w:right w:w="0" w:type="dxa"/>
        </w:tblCellMar>
        <w:tblLook w:val="04A0" w:firstRow="1" w:lastRow="0" w:firstColumn="1" w:lastColumn="0" w:noHBand="0" w:noVBand="1"/>
      </w:tblPr>
      <w:tblGrid>
        <w:gridCol w:w="3112"/>
        <w:gridCol w:w="6732"/>
      </w:tblGrid>
      <w:tr w:rsidR="0074707E" w14:paraId="0C3C26E9" w14:textId="77777777" w:rsidTr="004F09A1">
        <w:tc>
          <w:tcPr>
            <w:tcW w:w="3112" w:type="dxa"/>
            <w:tcBorders>
              <w:top w:val="single" w:sz="8" w:space="0" w:color="BDD6EE"/>
              <w:left w:val="single" w:sz="8" w:space="0" w:color="BDD6EE"/>
              <w:bottom w:val="single" w:sz="12" w:space="0" w:color="9CC2E5"/>
              <w:right w:val="single" w:sz="8" w:space="0" w:color="BDD6EE"/>
            </w:tcBorders>
            <w:tcMar>
              <w:top w:w="0" w:type="dxa"/>
              <w:left w:w="108" w:type="dxa"/>
              <w:bottom w:w="0" w:type="dxa"/>
              <w:right w:w="108" w:type="dxa"/>
            </w:tcMar>
            <w:hideMark/>
          </w:tcPr>
          <w:p w14:paraId="05711D67" w14:textId="77777777" w:rsidR="0074707E" w:rsidRDefault="0074707E" w:rsidP="004F09A1">
            <w:pPr>
              <w:rPr>
                <w:rFonts w:cs="Arial"/>
                <w:b/>
                <w:bCs/>
              </w:rPr>
            </w:pPr>
            <w:r>
              <w:rPr>
                <w:rFonts w:cs="Arial"/>
                <w:b/>
                <w:bCs/>
              </w:rPr>
              <w:t>Smartcard activity code</w:t>
            </w:r>
          </w:p>
        </w:tc>
        <w:tc>
          <w:tcPr>
            <w:tcW w:w="6732" w:type="dxa"/>
            <w:tcBorders>
              <w:top w:val="single" w:sz="8" w:space="0" w:color="BDD6EE"/>
              <w:left w:val="nil"/>
              <w:bottom w:val="single" w:sz="12" w:space="0" w:color="9CC2E5"/>
              <w:right w:val="single" w:sz="8" w:space="0" w:color="BDD6EE"/>
            </w:tcBorders>
            <w:tcMar>
              <w:top w:w="0" w:type="dxa"/>
              <w:left w:w="108" w:type="dxa"/>
              <w:bottom w:w="0" w:type="dxa"/>
              <w:right w:w="108" w:type="dxa"/>
            </w:tcMar>
            <w:hideMark/>
          </w:tcPr>
          <w:p w14:paraId="5F81A8F8" w14:textId="77777777" w:rsidR="0074707E" w:rsidRDefault="0074707E" w:rsidP="004F09A1">
            <w:pPr>
              <w:rPr>
                <w:rFonts w:cs="Arial"/>
                <w:b/>
                <w:bCs/>
              </w:rPr>
            </w:pPr>
            <w:r>
              <w:rPr>
                <w:rFonts w:cs="Arial"/>
                <w:b/>
                <w:bCs/>
              </w:rPr>
              <w:t>Description</w:t>
            </w:r>
          </w:p>
        </w:tc>
      </w:tr>
      <w:tr w:rsidR="0074707E" w14:paraId="29F9F857" w14:textId="77777777" w:rsidTr="004F09A1">
        <w:tc>
          <w:tcPr>
            <w:tcW w:w="3112" w:type="dxa"/>
            <w:tcBorders>
              <w:top w:val="nil"/>
              <w:left w:val="single" w:sz="8" w:space="0" w:color="BDD6EE"/>
              <w:bottom w:val="single" w:sz="8" w:space="0" w:color="BDD6EE"/>
              <w:right w:val="single" w:sz="8" w:space="0" w:color="BDD6EE"/>
            </w:tcBorders>
            <w:tcMar>
              <w:top w:w="0" w:type="dxa"/>
              <w:left w:w="108" w:type="dxa"/>
              <w:bottom w:w="0" w:type="dxa"/>
              <w:right w:w="108" w:type="dxa"/>
            </w:tcMar>
            <w:hideMark/>
          </w:tcPr>
          <w:p w14:paraId="7AAD72EF" w14:textId="77777777" w:rsidR="0074707E" w:rsidRDefault="0074707E" w:rsidP="004F09A1">
            <w:pPr>
              <w:rPr>
                <w:rFonts w:cs="Arial"/>
              </w:rPr>
            </w:pPr>
            <w:r>
              <w:rPr>
                <w:rFonts w:cs="Arial"/>
              </w:rPr>
              <w:t>B1693</w:t>
            </w:r>
          </w:p>
        </w:tc>
        <w:tc>
          <w:tcPr>
            <w:tcW w:w="6732" w:type="dxa"/>
            <w:tcBorders>
              <w:top w:val="nil"/>
              <w:left w:val="nil"/>
              <w:bottom w:val="single" w:sz="8" w:space="0" w:color="BDD6EE"/>
              <w:right w:val="single" w:sz="8" w:space="0" w:color="BDD6EE"/>
            </w:tcBorders>
            <w:tcMar>
              <w:top w:w="0" w:type="dxa"/>
              <w:left w:w="108" w:type="dxa"/>
              <w:bottom w:w="0" w:type="dxa"/>
              <w:right w:w="108" w:type="dxa"/>
            </w:tcMar>
            <w:hideMark/>
          </w:tcPr>
          <w:p w14:paraId="6B1F472A" w14:textId="77777777" w:rsidR="0074707E" w:rsidRDefault="0074707E" w:rsidP="004F09A1">
            <w:pPr>
              <w:keepNext/>
              <w:rPr>
                <w:rFonts w:cs="Arial"/>
              </w:rPr>
            </w:pPr>
            <w:r>
              <w:rPr>
                <w:rFonts w:cs="Arial"/>
              </w:rPr>
              <w:t>View mental health functions</w:t>
            </w:r>
          </w:p>
        </w:tc>
      </w:tr>
    </w:tbl>
    <w:p w14:paraId="03D8FFD8" w14:textId="36DBC08F" w:rsidR="004B1F1D" w:rsidRDefault="004B1F1D" w:rsidP="00403A34"/>
    <w:p w14:paraId="335A1FAA" w14:textId="7D07868D" w:rsidR="6A285469" w:rsidRDefault="6A285469" w:rsidP="6A285469"/>
    <w:p w14:paraId="6A8470FB" w14:textId="07048CEE" w:rsidR="01B4C071" w:rsidRDefault="01B4C071" w:rsidP="00127228">
      <w:pPr>
        <w:pStyle w:val="Heading2"/>
        <w:numPr>
          <w:ilvl w:val="1"/>
          <w:numId w:val="8"/>
        </w:numPr>
      </w:pPr>
      <w:bookmarkStart w:id="24" w:name="_Toc66776695"/>
      <w:r>
        <w:t>Configuring devices to work with NHS Identity</w:t>
      </w:r>
      <w:bookmarkEnd w:id="24"/>
    </w:p>
    <w:p w14:paraId="03C06DE1" w14:textId="2B6B3994" w:rsidR="6A285469" w:rsidRDefault="4CF076EF" w:rsidP="29D13531">
      <w:pPr>
        <w:rPr>
          <w:rFonts w:eastAsia="Arial" w:cs="Arial"/>
        </w:rPr>
      </w:pPr>
      <w:r w:rsidRPr="29D13531">
        <w:rPr>
          <w:rFonts w:eastAsia="Arial" w:cs="Arial"/>
        </w:rPr>
        <w:t xml:space="preserve">The use of smartcards with NHS Identity has been tested and is supported on </w:t>
      </w:r>
      <w:proofErr w:type="gramStart"/>
      <w:r w:rsidRPr="29D13531">
        <w:rPr>
          <w:rFonts w:eastAsia="Arial" w:cs="Arial"/>
        </w:rPr>
        <w:t>a number of</w:t>
      </w:r>
      <w:proofErr w:type="gramEnd"/>
      <w:r w:rsidRPr="29D13531">
        <w:rPr>
          <w:rFonts w:eastAsia="Arial" w:cs="Arial"/>
        </w:rPr>
        <w:t xml:space="preserve"> different operating system</w:t>
      </w:r>
      <w:r w:rsidR="64813855" w:rsidRPr="29D13531">
        <w:rPr>
          <w:rFonts w:eastAsia="Arial" w:cs="Arial"/>
        </w:rPr>
        <w:t>s</w:t>
      </w:r>
      <w:r w:rsidRPr="29D13531">
        <w:rPr>
          <w:rFonts w:eastAsia="Arial" w:cs="Arial"/>
        </w:rPr>
        <w:t xml:space="preserve"> and browser combinations. Please find detailed guidance regarding the different systems/browsers here: </w:t>
      </w:r>
      <w:hyperlink r:id="rId31" w:history="1">
        <w:r w:rsidR="00900916" w:rsidRPr="00900916">
          <w:rPr>
            <w:rStyle w:val="Hyperlink"/>
            <w:rFonts w:ascii="Arial" w:eastAsia="Arial" w:hAnsi="Arial" w:cs="Arial"/>
          </w:rPr>
          <w:t>https://digital.nhs.uk/services/nhs-identity/it-support-guidance/smartcards/configure</w:t>
        </w:r>
      </w:hyperlink>
    </w:p>
    <w:p w14:paraId="23D5E8B5" w14:textId="4DBAF898" w:rsidR="00B37DB5" w:rsidRDefault="00B37DB5" w:rsidP="29D13531"/>
    <w:p w14:paraId="7D023433" w14:textId="55A4268A" w:rsidR="006F0345" w:rsidRDefault="006F0345">
      <w:pPr>
        <w:pStyle w:val="PlainText"/>
      </w:pPr>
    </w:p>
    <w:p w14:paraId="562A718A" w14:textId="7A985A37" w:rsidR="001E1FFB" w:rsidRDefault="00C452A7" w:rsidP="001E1FFB">
      <w:pPr>
        <w:pStyle w:val="Heading1"/>
        <w:numPr>
          <w:ilvl w:val="0"/>
          <w:numId w:val="0"/>
        </w:numPr>
      </w:pPr>
      <w:bookmarkStart w:id="25" w:name="_Toc66776696"/>
      <w:bookmarkStart w:id="26" w:name="_Toc17297389"/>
      <w:r>
        <w:lastRenderedPageBreak/>
        <w:t>8</w:t>
      </w:r>
      <w:r w:rsidR="001E1FFB">
        <w:t xml:space="preserve"> Post Implementation</w:t>
      </w:r>
      <w:bookmarkEnd w:id="25"/>
    </w:p>
    <w:p w14:paraId="527F65D7" w14:textId="63B03763" w:rsidR="006F0345" w:rsidRDefault="001E1FFB" w:rsidP="00C452A7">
      <w:pPr>
        <w:pStyle w:val="Heading2"/>
        <w:numPr>
          <w:ilvl w:val="0"/>
          <w:numId w:val="0"/>
        </w:numPr>
      </w:pPr>
      <w:r>
        <w:t xml:space="preserve">   </w:t>
      </w:r>
      <w:bookmarkStart w:id="27" w:name="_Toc66776697"/>
      <w:r w:rsidR="00C452A7">
        <w:t>8.1</w:t>
      </w:r>
      <w:r>
        <w:t xml:space="preserve"> </w:t>
      </w:r>
      <w:r w:rsidR="006F0345">
        <w:t>Support Model – Process for Raising Incidents</w:t>
      </w:r>
      <w:bookmarkEnd w:id="26"/>
      <w:bookmarkEnd w:id="27"/>
    </w:p>
    <w:p w14:paraId="7C72CDBB" w14:textId="20519445" w:rsidR="006F0345" w:rsidRDefault="006F0345" w:rsidP="006F0345">
      <w:r>
        <w:t>It’s vital that all incidents or requests for support are raised through the appropriate channels so that they can be investigated and resolved as quickly as possible.</w:t>
      </w:r>
    </w:p>
    <w:p w14:paraId="00B14212" w14:textId="77777777" w:rsidR="00E673B6" w:rsidRDefault="00E673B6" w:rsidP="00E673B6">
      <w:r>
        <w:rPr>
          <w:b/>
          <w:bCs/>
        </w:rPr>
        <w:t xml:space="preserve">Note: </w:t>
      </w:r>
      <w:r>
        <w:t>When raising an incident please specify your request relates to the National Record Locator and ensure to provide as much detail as possible so that your request can be passed to the appropriate team.</w:t>
      </w:r>
    </w:p>
    <w:p w14:paraId="2B404BA3" w14:textId="77777777" w:rsidR="00E673B6" w:rsidRDefault="00E673B6" w:rsidP="00E673B6">
      <w:r>
        <w:t>This is especially important whilst we are in the beta phase so that we can resolve any issues before going into full national rollout.</w:t>
      </w:r>
    </w:p>
    <w:p w14:paraId="5B4B7CF6" w14:textId="3D31BD36" w:rsidR="006F0345" w:rsidRDefault="006F0345" w:rsidP="006F0345">
      <w:r>
        <w:t xml:space="preserve">Attached is the support model for your information. In summary, the key action is that any incident that is raised </w:t>
      </w:r>
      <w:r w:rsidRPr="00E174DB">
        <w:t>and can’t be resolved locally must be raised to the NHS Digital National Service Desk</w:t>
      </w:r>
      <w:r>
        <w:t>:</w:t>
      </w:r>
    </w:p>
    <w:p w14:paraId="7A05D749" w14:textId="5C1FA1E1" w:rsidR="006F0345" w:rsidRDefault="003A127E" w:rsidP="006F0345">
      <w:pPr>
        <w:rPr>
          <w:b/>
          <w:bCs/>
        </w:rPr>
      </w:pPr>
      <w:r>
        <w:rPr>
          <w:b/>
          <w:bCs/>
        </w:rPr>
        <w:object w:dxaOrig="1068" w:dyaOrig="712" w14:anchorId="3E23703F">
          <v:shape id="_x0000_i1026" type="#_x0000_t75" style="width:52.6pt;height:35.45pt" o:ole="">
            <v:imagedata r:id="rId32" o:title=""/>
          </v:shape>
          <o:OLEObject Type="Embed" ProgID="Package" ShapeID="_x0000_i1026" DrawAspect="Icon" ObjectID="_1688805335" r:id="rId33"/>
        </w:object>
      </w:r>
    </w:p>
    <w:p w14:paraId="4D20F744" w14:textId="77777777" w:rsidR="006F0345" w:rsidRDefault="006F0345" w:rsidP="006F0345">
      <w:pPr>
        <w:rPr>
          <w:b/>
          <w:bCs/>
          <w:u w:val="single"/>
        </w:rPr>
      </w:pPr>
    </w:p>
    <w:p w14:paraId="04BACD57" w14:textId="77777777" w:rsidR="006F0345" w:rsidRPr="00F44102" w:rsidRDefault="006F0345" w:rsidP="006F0345">
      <w:pPr>
        <w:rPr>
          <w:b/>
          <w:bCs/>
          <w:u w:val="single"/>
        </w:rPr>
      </w:pPr>
      <w:r w:rsidRPr="00F44102">
        <w:rPr>
          <w:b/>
          <w:bCs/>
          <w:u w:val="single"/>
        </w:rPr>
        <w:t>National Service Desk</w:t>
      </w:r>
    </w:p>
    <w:p w14:paraId="0D6429B9" w14:textId="77777777" w:rsidR="006F0345" w:rsidRPr="00A95656" w:rsidRDefault="006F0345" w:rsidP="006F0345">
      <w:pPr>
        <w:pStyle w:val="Bulletlist"/>
      </w:pPr>
      <w:r w:rsidRPr="00A95656">
        <w:t>Tel: 0300 3 035 035</w:t>
      </w:r>
    </w:p>
    <w:p w14:paraId="56A14AA3" w14:textId="77777777" w:rsidR="006F0345" w:rsidRPr="00A95656" w:rsidRDefault="006F0345" w:rsidP="006F0345">
      <w:pPr>
        <w:pStyle w:val="Bulletlist"/>
      </w:pPr>
      <w:r w:rsidRPr="00A95656">
        <w:t xml:space="preserve">Email: </w:t>
      </w:r>
      <w:hyperlink r:id="rId34" w:history="1">
        <w:r w:rsidRPr="00655B7A">
          <w:rPr>
            <w:rStyle w:val="Hyperlink"/>
            <w:rFonts w:ascii="Arial" w:hAnsi="Arial"/>
          </w:rPr>
          <w:t>ssd.nationalservicedesk@nhs.net</w:t>
        </w:r>
      </w:hyperlink>
    </w:p>
    <w:p w14:paraId="04B94468" w14:textId="77777777" w:rsidR="006F0345" w:rsidRDefault="00073B83" w:rsidP="006F0345">
      <w:pPr>
        <w:pStyle w:val="Bulletlist"/>
      </w:pPr>
      <w:hyperlink r:id="rId35" w:anchor="0" w:history="1">
        <w:r w:rsidR="006F0345" w:rsidRPr="00701188">
          <w:rPr>
            <w:rStyle w:val="Hyperlink"/>
            <w:rFonts w:ascii="Arial" w:hAnsi="Arial"/>
          </w:rPr>
          <w:t>Weblog</w:t>
        </w:r>
      </w:hyperlink>
      <w:r w:rsidR="006F0345" w:rsidRPr="00A95656">
        <w:t xml:space="preserve"> – Account Creation Required (see guide)</w:t>
      </w:r>
    </w:p>
    <w:p w14:paraId="5282008E" w14:textId="7C386F11" w:rsidR="006F0345" w:rsidRDefault="00593CB1" w:rsidP="006F0345">
      <w:r>
        <w:object w:dxaOrig="1068" w:dyaOrig="712" w14:anchorId="7095EAB0">
          <v:shape id="_x0000_i1027" type="#_x0000_t75" style="width:52.6pt;height:34.9pt" o:ole="">
            <v:imagedata r:id="rId36" o:title=""/>
          </v:shape>
          <o:OLEObject Type="Embed" ProgID="Package" ShapeID="_x0000_i1027" DrawAspect="Icon" ObjectID="_1688805336" r:id="rId37"/>
        </w:object>
      </w:r>
    </w:p>
    <w:p w14:paraId="55730A6F" w14:textId="56CB1D63" w:rsidR="006F0345" w:rsidRPr="00B5139A" w:rsidRDefault="00415128" w:rsidP="006F0345">
      <w:pPr>
        <w:rPr>
          <w:u w:val="single"/>
        </w:rPr>
      </w:pPr>
      <w:r>
        <w:rPr>
          <w:u w:val="single"/>
        </w:rPr>
        <w:t xml:space="preserve">Example </w:t>
      </w:r>
      <w:r w:rsidR="006F0345" w:rsidRPr="00B5139A">
        <w:rPr>
          <w:u w:val="single"/>
        </w:rPr>
        <w:t>NRL Consumer Scenario</w:t>
      </w:r>
    </w:p>
    <w:p w14:paraId="11A9E784" w14:textId="58656389" w:rsidR="006F0345" w:rsidRDefault="008C6385" w:rsidP="009B4462">
      <w:pPr>
        <w:pStyle w:val="PlainText"/>
        <w:rPr>
          <w:sz w:val="24"/>
          <w:szCs w:val="24"/>
        </w:rPr>
      </w:pPr>
      <w:r w:rsidRPr="00B5139A">
        <w:rPr>
          <w:sz w:val="24"/>
          <w:szCs w:val="24"/>
        </w:rPr>
        <w:t>The patient overview screen shows there are records available to view but when a user clicks on the Documents tab there are no records displayed.</w:t>
      </w:r>
      <w:r w:rsidRPr="00B5139A" w:rsidDel="008C6385">
        <w:rPr>
          <w:sz w:val="24"/>
          <w:szCs w:val="24"/>
        </w:rPr>
        <w:t xml:space="preserve"> </w:t>
      </w:r>
      <w:r w:rsidR="00057B9A">
        <w:rPr>
          <w:sz w:val="24"/>
          <w:szCs w:val="24"/>
        </w:rPr>
        <w:t>The user will then contact their local service desk to raise the issue</w:t>
      </w:r>
      <w:r w:rsidR="003A3350">
        <w:rPr>
          <w:sz w:val="24"/>
          <w:szCs w:val="24"/>
        </w:rPr>
        <w:t xml:space="preserve">. Upon investigation, if the issue is not identified as being confined to the local environment, the </w:t>
      </w:r>
      <w:r w:rsidR="00E0051F">
        <w:rPr>
          <w:sz w:val="24"/>
          <w:szCs w:val="24"/>
        </w:rPr>
        <w:t>local service desk will raise an incident with the NHS Digital National Service Desk.</w:t>
      </w:r>
    </w:p>
    <w:p w14:paraId="4B2E8319" w14:textId="77777777" w:rsidR="00B5139A" w:rsidRPr="00B5139A" w:rsidRDefault="00B5139A" w:rsidP="009B4462">
      <w:pPr>
        <w:pStyle w:val="PlainText"/>
        <w:rPr>
          <w:sz w:val="24"/>
          <w:szCs w:val="24"/>
        </w:rPr>
      </w:pPr>
    </w:p>
    <w:p w14:paraId="6F22F5AC" w14:textId="77777777" w:rsidR="00B5139A" w:rsidRDefault="00B5139A" w:rsidP="009B4462">
      <w:pPr>
        <w:pStyle w:val="PlainText"/>
      </w:pPr>
    </w:p>
    <w:p w14:paraId="75266DEC" w14:textId="126119BA" w:rsidR="001C7672" w:rsidRDefault="001E1FFB" w:rsidP="00C452A7">
      <w:pPr>
        <w:pStyle w:val="Heading2"/>
        <w:numPr>
          <w:ilvl w:val="0"/>
          <w:numId w:val="0"/>
        </w:numPr>
      </w:pPr>
      <w:r>
        <w:t xml:space="preserve">    </w:t>
      </w:r>
      <w:bookmarkStart w:id="28" w:name="_Toc66776698"/>
      <w:r w:rsidR="00C452A7">
        <w:t>8.2</w:t>
      </w:r>
      <w:r w:rsidR="0637F786">
        <w:t xml:space="preserve"> </w:t>
      </w:r>
      <w:r w:rsidR="001C7672">
        <w:t>Benefits reporting</w:t>
      </w:r>
      <w:bookmarkEnd w:id="28"/>
    </w:p>
    <w:p w14:paraId="295CA378" w14:textId="00457FF6" w:rsidR="00E15519" w:rsidRDefault="00E15519" w:rsidP="00E15519">
      <w:r>
        <w:t xml:space="preserve">It is essential that we </w:t>
      </w:r>
      <w:proofErr w:type="gramStart"/>
      <w:r>
        <w:t>are able to</w:t>
      </w:r>
      <w:proofErr w:type="gramEnd"/>
      <w:r>
        <w:t xml:space="preserve"> quantify and qualify the benefits of using NRL and as such</w:t>
      </w:r>
      <w:ins w:id="29" w:author="Harry Plummer" w:date="2021-02-08T12:51:00Z">
        <w:r>
          <w:br/>
        </w:r>
      </w:ins>
      <w:r>
        <w:t xml:space="preserve"> all consumers and providers will be required to provide baseline information in the form of short surveys and questionnaires prior to going live and then again, 1 month, 3 months and 6 months post go live.</w:t>
      </w:r>
    </w:p>
    <w:p w14:paraId="61F7EF95" w14:textId="77777777" w:rsidR="00E15519" w:rsidRDefault="00E15519" w:rsidP="00E15519">
      <w:r>
        <w:t>This information will be used to ensure that NRL is delivering the benefits identified during the discovery and implementation phases and to enable future work to be commissioned to continue to increase uptake and provide feedback to the users of NRL and any management information that is required internally.</w:t>
      </w:r>
    </w:p>
    <w:p w14:paraId="7FAF21C8" w14:textId="77777777" w:rsidR="00E15519" w:rsidRDefault="00E15519" w:rsidP="00E15519">
      <w:r>
        <w:t>Providers will be required to:</w:t>
      </w:r>
    </w:p>
    <w:p w14:paraId="7CB0031E" w14:textId="77777777" w:rsidR="00E15519" w:rsidRDefault="00E15519" w:rsidP="00127228">
      <w:pPr>
        <w:pStyle w:val="ListParagraph"/>
        <w:numPr>
          <w:ilvl w:val="0"/>
          <w:numId w:val="6"/>
        </w:numPr>
      </w:pPr>
      <w:r>
        <w:t>Document baseline data on how patients / service users are transferred to their care</w:t>
      </w:r>
    </w:p>
    <w:p w14:paraId="077493B5" w14:textId="77777777" w:rsidR="00E15519" w:rsidRDefault="00E15519" w:rsidP="00127228">
      <w:pPr>
        <w:pStyle w:val="ListParagraph"/>
        <w:numPr>
          <w:ilvl w:val="0"/>
          <w:numId w:val="6"/>
        </w:numPr>
      </w:pPr>
      <w:r>
        <w:lastRenderedPageBreak/>
        <w:t>Document and review changes in the number of times a patient / service user is transferred to A&amp;E</w:t>
      </w:r>
    </w:p>
    <w:p w14:paraId="1E533955" w14:textId="7FDB9ACF" w:rsidR="00E15519" w:rsidRDefault="00E15519" w:rsidP="00127228">
      <w:pPr>
        <w:pStyle w:val="ListParagraph"/>
        <w:numPr>
          <w:ilvl w:val="0"/>
          <w:numId w:val="6"/>
        </w:numPr>
      </w:pPr>
      <w:r>
        <w:t xml:space="preserve">Document and review changes in a </w:t>
      </w:r>
      <w:r w:rsidR="001B6046">
        <w:t>patient / service user</w:t>
      </w:r>
      <w:r>
        <w:t xml:space="preserve"> experience </w:t>
      </w:r>
      <w:proofErr w:type="gramStart"/>
      <w:r>
        <w:t>as a result of</w:t>
      </w:r>
      <w:proofErr w:type="gramEnd"/>
      <w:r>
        <w:t xml:space="preserve"> their record being made available on NRL </w:t>
      </w:r>
    </w:p>
    <w:p w14:paraId="79CB3CA7" w14:textId="3FE33AE2" w:rsidR="00E15519" w:rsidRDefault="00E15519" w:rsidP="00127228">
      <w:pPr>
        <w:pStyle w:val="ListParagraph"/>
        <w:numPr>
          <w:ilvl w:val="0"/>
          <w:numId w:val="6"/>
        </w:numPr>
      </w:pPr>
      <w:r>
        <w:t>Work with NRL to produce reports on the benefits of NRL to the provider and patient periodically.</w:t>
      </w:r>
    </w:p>
    <w:p w14:paraId="04E2DD84" w14:textId="77777777" w:rsidR="00E15519" w:rsidRDefault="00E15519" w:rsidP="00E15519">
      <w:r>
        <w:t xml:space="preserve">For </w:t>
      </w:r>
      <w:proofErr w:type="spellStart"/>
      <w:r>
        <w:t>SCRa</w:t>
      </w:r>
      <w:proofErr w:type="spellEnd"/>
      <w:r>
        <w:t xml:space="preserve"> consumers reports will be produced by NHS Digital that will provide the user ID of the staff at consuming trusts along with the date and time a record has been accessed. The consuming trust will be requested to provide the names and contact details of the users to NHS Digital staff.  This will enable NHS Digital colleagues to contact them at an agreed time to discuss the benefits of using NRL and provide valuable information for management reporting, case studies and benefits realisation reports.</w:t>
      </w:r>
    </w:p>
    <w:p w14:paraId="50047121" w14:textId="2A755FEE" w:rsidR="00520AD3" w:rsidRDefault="00520AD3">
      <w:pPr>
        <w:spacing w:after="0"/>
        <w:textboxTightWrap w:val="none"/>
      </w:pPr>
    </w:p>
    <w:p w14:paraId="1AEFE97F" w14:textId="77777777" w:rsidR="001E1FFB" w:rsidRDefault="001E1FFB" w:rsidP="2C3E103D">
      <w:pPr>
        <w:pStyle w:val="Heading1"/>
        <w:numPr>
          <w:ilvl w:val="0"/>
          <w:numId w:val="0"/>
        </w:numPr>
      </w:pPr>
    </w:p>
    <w:p w14:paraId="22876C2C" w14:textId="25257D60" w:rsidR="004F4075" w:rsidRDefault="00C452A7" w:rsidP="2C3E103D">
      <w:pPr>
        <w:pStyle w:val="Heading1"/>
        <w:numPr>
          <w:ilvl w:val="0"/>
          <w:numId w:val="0"/>
        </w:numPr>
      </w:pPr>
      <w:bookmarkStart w:id="30" w:name="_Toc66776699"/>
      <w:r>
        <w:t xml:space="preserve">9 </w:t>
      </w:r>
      <w:r w:rsidR="004F4075">
        <w:t>Appendices</w:t>
      </w:r>
      <w:bookmarkEnd w:id="30"/>
    </w:p>
    <w:p w14:paraId="1F7F78C3" w14:textId="2EAC8F9F" w:rsidR="318BC8DD" w:rsidRDefault="001E1FFB" w:rsidP="00C452A7">
      <w:pPr>
        <w:pStyle w:val="Heading2"/>
        <w:numPr>
          <w:ilvl w:val="0"/>
          <w:numId w:val="0"/>
        </w:numPr>
      </w:pPr>
      <w:bookmarkStart w:id="31" w:name="_Toc63128037"/>
      <w:r>
        <w:t xml:space="preserve">   </w:t>
      </w:r>
      <w:bookmarkEnd w:id="31"/>
    </w:p>
    <w:p w14:paraId="020E1995" w14:textId="201C4A03" w:rsidR="01A497B7" w:rsidRDefault="001E1FFB" w:rsidP="00C452A7">
      <w:pPr>
        <w:pStyle w:val="Heading2"/>
        <w:numPr>
          <w:ilvl w:val="0"/>
          <w:numId w:val="0"/>
        </w:numPr>
      </w:pPr>
      <w:r>
        <w:t xml:space="preserve">    </w:t>
      </w:r>
      <w:bookmarkStart w:id="32" w:name="_Toc66776700"/>
      <w:r w:rsidR="00C452A7">
        <w:t>9.1</w:t>
      </w:r>
      <w:r w:rsidR="01A497B7">
        <w:t xml:space="preserve"> </w:t>
      </w:r>
      <w:proofErr w:type="spellStart"/>
      <w:r w:rsidR="36699514">
        <w:t>SCRa</w:t>
      </w:r>
      <w:proofErr w:type="spellEnd"/>
      <w:r w:rsidR="36699514">
        <w:t xml:space="preserve"> Access</w:t>
      </w:r>
      <w:bookmarkEnd w:id="32"/>
    </w:p>
    <w:p w14:paraId="12884C86" w14:textId="70D3CF1D" w:rsidR="318BC8DD" w:rsidRDefault="318BC8DD" w:rsidP="318BC8DD">
      <w:pPr>
        <w:pStyle w:val="PlainText"/>
        <w:rPr>
          <w:rFonts w:eastAsia="Arial"/>
        </w:rPr>
      </w:pPr>
    </w:p>
    <w:p w14:paraId="160AAF03" w14:textId="6D8C0FBF" w:rsidR="01A497B7" w:rsidRDefault="01A497B7" w:rsidP="4B89DCE2">
      <w:pPr>
        <w:pStyle w:val="PlainText"/>
        <w:rPr>
          <w:rFonts w:asciiTheme="minorHAnsi" w:eastAsiaTheme="minorEastAsia" w:hAnsiTheme="minorHAnsi" w:cstheme="minorBidi"/>
          <w:sz w:val="24"/>
          <w:szCs w:val="24"/>
        </w:rPr>
      </w:pPr>
      <w:r w:rsidRPr="4B89DCE2">
        <w:rPr>
          <w:rFonts w:asciiTheme="minorHAnsi" w:eastAsiaTheme="minorEastAsia" w:hAnsiTheme="minorHAnsi" w:cstheme="minorBidi"/>
          <w:color w:val="333333"/>
          <w:sz w:val="24"/>
          <w:szCs w:val="24"/>
        </w:rPr>
        <w:t xml:space="preserve">The </w:t>
      </w:r>
      <w:proofErr w:type="spellStart"/>
      <w:r w:rsidRPr="4B89DCE2">
        <w:rPr>
          <w:rFonts w:asciiTheme="minorHAnsi" w:eastAsiaTheme="minorEastAsia" w:hAnsiTheme="minorHAnsi" w:cstheme="minorBidi"/>
          <w:color w:val="333333"/>
          <w:sz w:val="24"/>
          <w:szCs w:val="24"/>
        </w:rPr>
        <w:t>SCRa</w:t>
      </w:r>
      <w:proofErr w:type="spellEnd"/>
      <w:r w:rsidRPr="4B89DCE2">
        <w:rPr>
          <w:rFonts w:asciiTheme="minorHAnsi" w:eastAsiaTheme="minorEastAsia" w:hAnsiTheme="minorHAnsi" w:cstheme="minorBidi"/>
          <w:color w:val="333333"/>
          <w:sz w:val="24"/>
          <w:szCs w:val="24"/>
        </w:rPr>
        <w:t xml:space="preserve"> Private Beta can be accessed on the following link: </w:t>
      </w:r>
      <w:hyperlink r:id="rId38">
        <w:r w:rsidRPr="4B89DCE2">
          <w:rPr>
            <w:rStyle w:val="Hyperlink"/>
            <w:rFonts w:eastAsiaTheme="minorEastAsia" w:cstheme="minorBidi"/>
            <w:sz w:val="24"/>
            <w:szCs w:val="24"/>
          </w:rPr>
          <w:t>https://portal.spineservices.nhs.uk/kookaburra</w:t>
        </w:r>
      </w:hyperlink>
    </w:p>
    <w:p w14:paraId="4220179B" w14:textId="77777777" w:rsidR="004F4075" w:rsidRPr="00520AD3" w:rsidRDefault="004F4075" w:rsidP="00520AD3"/>
    <w:p w14:paraId="734DE25B" w14:textId="6FD94882" w:rsidR="5C1338D0" w:rsidRDefault="5C1338D0" w:rsidP="5C1338D0"/>
    <w:p w14:paraId="5EB96625" w14:textId="17E6C424" w:rsidR="004F4075" w:rsidRPr="00520AD3" w:rsidRDefault="004F4075" w:rsidP="00520AD3"/>
    <w:sectPr w:rsidR="004F4075" w:rsidRPr="00520AD3" w:rsidSect="00694FC4">
      <w:headerReference w:type="default" r:id="rId39"/>
      <w:pgSz w:w="11906" w:h="16838"/>
      <w:pgMar w:top="1021" w:right="1021" w:bottom="1021" w:left="1021" w:header="454" w:footer="5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24FC8" w14:textId="77777777" w:rsidR="00127228" w:rsidRDefault="00127228" w:rsidP="000C24AF">
      <w:pPr>
        <w:spacing w:after="0"/>
      </w:pPr>
      <w:r>
        <w:separator/>
      </w:r>
    </w:p>
  </w:endnote>
  <w:endnote w:type="continuationSeparator" w:id="0">
    <w:p w14:paraId="2229C869" w14:textId="77777777" w:rsidR="00127228" w:rsidRDefault="00127228" w:rsidP="000C24AF">
      <w:pPr>
        <w:spacing w:after="0"/>
      </w:pPr>
      <w:r>
        <w:continuationSeparator/>
      </w:r>
    </w:p>
  </w:endnote>
  <w:endnote w:type="continuationNotice" w:id="1">
    <w:p w14:paraId="12CA6505" w14:textId="77777777" w:rsidR="00127228" w:rsidRDefault="0012722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FrutigerLTStd-Light">
    <w:altName w:val="Calibri"/>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09446" w14:textId="77777777" w:rsidR="00144F68" w:rsidRDefault="00144F68" w:rsidP="00694FC4">
    <w:pPr>
      <w:tabs>
        <w:tab w:val="left" w:pos="426"/>
      </w:tabs>
    </w:pPr>
  </w:p>
  <w:p w14:paraId="3DF4F761" w14:textId="6993D758" w:rsidR="00144F68" w:rsidRDefault="00144F68" w:rsidP="0000416F">
    <w:pPr>
      <w:pStyle w:val="Footer"/>
    </w:pPr>
    <w:r>
      <w:t>Copyright © 2020 NHS Digital</w:t>
    </w:r>
    <w:r>
      <w:tab/>
    </w:r>
    <w:r w:rsidRPr="000C24AF">
      <w:fldChar w:fldCharType="begin"/>
    </w:r>
    <w:r w:rsidRPr="000C24AF">
      <w:instrText xml:space="preserve"> PAGE   \* MERGEFORMAT </w:instrText>
    </w:r>
    <w:r w:rsidRPr="000C24AF">
      <w:fldChar w:fldCharType="separate"/>
    </w:r>
    <w:r>
      <w:rPr>
        <w:noProof/>
      </w:rPr>
      <w:t>3</w:t>
    </w:r>
    <w:r w:rsidRPr="000C24AF">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B1B05" w14:textId="290D0CE6" w:rsidR="00144F68" w:rsidRPr="0000416F" w:rsidRDefault="00144F68" w:rsidP="004F28CE">
    <w:pPr>
      <w:pStyle w:val="Footer"/>
    </w:pPr>
    <w:r>
      <w:rPr>
        <w:noProof/>
        <w:lang w:eastAsia="en-GB"/>
      </w:rPr>
      <w:drawing>
        <wp:anchor distT="0" distB="0" distL="114300" distR="114300" simplePos="0" relativeHeight="251658241" behindDoc="0" locked="0" layoutInCell="1" allowOverlap="1" wp14:anchorId="0B769550" wp14:editId="5F4AE41E">
          <wp:simplePos x="0" y="0"/>
          <wp:positionH relativeFrom="page">
            <wp:posOffset>612140</wp:posOffset>
          </wp:positionH>
          <wp:positionV relativeFrom="page">
            <wp:posOffset>9072880</wp:posOffset>
          </wp:positionV>
          <wp:extent cx="3240000" cy="6300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pline-RGB-0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40000" cy="630000"/>
                  </a:xfrm>
                  <a:prstGeom prst="rect">
                    <a:avLst/>
                  </a:prstGeom>
                </pic:spPr>
              </pic:pic>
            </a:graphicData>
          </a:graphic>
          <wp14:sizeRelH relativeFrom="page">
            <wp14:pctWidth>0</wp14:pctWidth>
          </wp14:sizeRelH>
          <wp14:sizeRelV relativeFrom="page">
            <wp14:pctHeight>0</wp14:pctHeight>
          </wp14:sizeRelV>
        </wp:anchor>
      </w:drawing>
    </w:r>
    <w:r w:rsidR="23C49225" w:rsidRPr="00F5718C">
      <w:t xml:space="preserve"> </w:t>
    </w:r>
    <w:r w:rsidR="23C49225">
      <w:rPr>
        <w:color w:val="424D58" w:themeColor="accent6"/>
      </w:rPr>
      <w:t>Copyright © 2020 NHS Digital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95AA3" w14:textId="77777777" w:rsidR="00127228" w:rsidRDefault="00127228" w:rsidP="000C24AF">
      <w:pPr>
        <w:spacing w:after="0"/>
      </w:pPr>
      <w:r>
        <w:separator/>
      </w:r>
    </w:p>
  </w:footnote>
  <w:footnote w:type="continuationSeparator" w:id="0">
    <w:p w14:paraId="1F980798" w14:textId="77777777" w:rsidR="00127228" w:rsidRDefault="00127228" w:rsidP="000C24AF">
      <w:pPr>
        <w:spacing w:after="0"/>
      </w:pPr>
      <w:r>
        <w:continuationSeparator/>
      </w:r>
    </w:p>
  </w:footnote>
  <w:footnote w:type="continuationNotice" w:id="1">
    <w:p w14:paraId="001C8A6D" w14:textId="77777777" w:rsidR="00127228" w:rsidRDefault="00127228">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7216F" w14:textId="77777777" w:rsidR="00144F68" w:rsidRDefault="00144F68" w:rsidP="00E5704B">
    <w:r>
      <w:rPr>
        <w:noProof/>
      </w:rPr>
      <w:t>3</w:t>
    </w:r>
  </w:p>
  <w:p w14:paraId="1E1A5739" w14:textId="77777777" w:rsidR="00144F68" w:rsidRDefault="00144F68" w:rsidP="00E5704B"/>
  <w:p w14:paraId="7390EC83" w14:textId="77777777" w:rsidR="00144F68" w:rsidRDefault="00144F68" w:rsidP="00E5704B"/>
  <w:p w14:paraId="19CE5062" w14:textId="77777777" w:rsidR="00144F68" w:rsidRDefault="00144F68" w:rsidP="00E5704B"/>
  <w:p w14:paraId="1AEE7D92" w14:textId="77777777" w:rsidR="00144F68" w:rsidRDefault="00144F68" w:rsidP="00E5704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3C56C" w14:textId="77777777" w:rsidR="00144F68" w:rsidRDefault="00144F68" w:rsidP="00F5718C">
    <w:r>
      <w:rPr>
        <w:rFonts w:asciiTheme="minorHAnsi" w:hAnsiTheme="minorHAnsi"/>
        <w:b/>
        <w:bCs/>
        <w:noProof/>
        <w:lang w:eastAsia="en-GB"/>
      </w:rPr>
      <mc:AlternateContent>
        <mc:Choice Requires="wps">
          <w:drawing>
            <wp:anchor distT="0" distB="0" distL="114300" distR="114300" simplePos="0" relativeHeight="251658242" behindDoc="0" locked="0" layoutInCell="1" allowOverlap="1" wp14:anchorId="36B2A090" wp14:editId="7DC67A97">
              <wp:simplePos x="0" y="0"/>
              <wp:positionH relativeFrom="page">
                <wp:posOffset>0</wp:posOffset>
              </wp:positionH>
              <wp:positionV relativeFrom="page">
                <wp:posOffset>3564255</wp:posOffset>
              </wp:positionV>
              <wp:extent cx="7560000" cy="2916000"/>
              <wp:effectExtent l="0" t="0" r="3175" b="0"/>
              <wp:wrapNone/>
              <wp:docPr id="1" name="Rectangle 1"/>
              <wp:cNvGraphicFramePr/>
              <a:graphic xmlns:a="http://schemas.openxmlformats.org/drawingml/2006/main">
                <a:graphicData uri="http://schemas.microsoft.com/office/word/2010/wordprocessingShape">
                  <wps:wsp>
                    <wps:cNvSpPr/>
                    <wps:spPr>
                      <a:xfrm>
                        <a:off x="0" y="0"/>
                        <a:ext cx="7560000" cy="29160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rect id="Rectangle 1" style="position:absolute;margin-left:0;margin-top:280.65pt;width:595.3pt;height:229.6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spid="_x0000_s1026" fillcolor="#f2f2f2 [3052]" stroked="f" strokeweight="2pt" w14:anchorId="0B6DF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">
              <w10:wrap anchorx="page" anchory="page"/>
            </v:rect>
          </w:pict>
        </mc:Fallback>
      </mc:AlternateContent>
    </w:r>
    <w:r>
      <w:rPr>
        <w:rFonts w:asciiTheme="minorHAnsi" w:hAnsiTheme="minorHAnsi"/>
        <w:b/>
        <w:bCs/>
        <w:noProof/>
        <w:lang w:eastAsia="en-GB"/>
      </w:rPr>
      <w:drawing>
        <wp:anchor distT="0" distB="0" distL="114300" distR="114300" simplePos="0" relativeHeight="251658240" behindDoc="1" locked="0" layoutInCell="1" allowOverlap="1" wp14:anchorId="425A0198" wp14:editId="11FBFF1C">
          <wp:simplePos x="0" y="0"/>
          <wp:positionH relativeFrom="page">
            <wp:posOffset>5922645</wp:posOffset>
          </wp:positionH>
          <wp:positionV relativeFrom="page">
            <wp:posOffset>215900</wp:posOffset>
          </wp:positionV>
          <wp:extent cx="1198800" cy="950400"/>
          <wp:effectExtent l="0" t="0" r="1905" b="2540"/>
          <wp:wrapTight wrapText="bothSides">
            <wp:wrapPolygon edited="0">
              <wp:start x="0" y="0"/>
              <wp:lineTo x="0" y="21225"/>
              <wp:lineTo x="21291" y="21225"/>
              <wp:lineTo x="2129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S Digital logo_RGB-0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98800" cy="950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title"/>
      <w:id w:val="-644359137"/>
      <w:placeholder>
        <w:docPart w:val="39F30967B23844439BFD786E8D3C6A53"/>
      </w:placeholder>
      <w:dataBinding w:prefixMappings="xmlns:ns0='http://purl.org/dc/elements/1.1/' xmlns:ns1='http://schemas.openxmlformats.org/package/2006/metadata/core-properties' " w:xpath="/ns1:coreProperties[1]/ns0:title[1]" w:storeItemID="{6C3C8BC8-F283-45AE-878A-BAB7291924A1}"/>
      <w:text/>
    </w:sdtPr>
    <w:sdtEndPr/>
    <w:sdtContent>
      <w:p w14:paraId="4088D87B" w14:textId="23C6B45F" w:rsidR="00144F68" w:rsidRDefault="00144F68" w:rsidP="00DD77F0">
        <w:pPr>
          <w:pStyle w:val="Header"/>
        </w:pPr>
        <w:r>
          <w:t xml:space="preserve">NRL Onboarding Guide for Consumers using </w:t>
        </w:r>
        <w:proofErr w:type="spellStart"/>
        <w:r>
          <w:t>SCRa</w:t>
        </w:r>
        <w:proofErr w:type="spellEnd"/>
      </w:p>
    </w:sdtContent>
  </w:sdt>
  <w:p w14:paraId="5CE5B582" w14:textId="77777777" w:rsidR="00144F68" w:rsidRPr="001D243C" w:rsidRDefault="00144F68" w:rsidP="00694FC4">
    <w:pPr>
      <w:tabs>
        <w:tab w:val="left" w:pos="2682"/>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83234"/>
    <w:multiLevelType w:val="hybridMultilevel"/>
    <w:tmpl w:val="7246828A"/>
    <w:lvl w:ilvl="0" w:tplc="91CE2B00">
      <w:start w:val="1"/>
      <w:numFmt w:val="bullet"/>
      <w:pStyle w:val="Bullet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895AA8"/>
    <w:multiLevelType w:val="hybridMultilevel"/>
    <w:tmpl w:val="70DAC1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C17BD7"/>
    <w:multiLevelType w:val="hybridMultilevel"/>
    <w:tmpl w:val="96560AE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C5907AC"/>
    <w:multiLevelType w:val="multilevel"/>
    <w:tmpl w:val="E78EB29A"/>
    <w:lvl w:ilvl="0">
      <w:start w:val="7"/>
      <w:numFmt w:val="decimal"/>
      <w:lvlText w:val="%1"/>
      <w:lvlJc w:val="left"/>
      <w:pPr>
        <w:ind w:left="470" w:hanging="47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2DD21E2A"/>
    <w:multiLevelType w:val="hybridMultilevel"/>
    <w:tmpl w:val="EF3457E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27103F1"/>
    <w:multiLevelType w:val="multilevel"/>
    <w:tmpl w:val="D7A44E12"/>
    <w:lvl w:ilvl="0">
      <w:start w:val="1"/>
      <w:numFmt w:val="decimal"/>
      <w:pStyle w:val="Heading1"/>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pStyle w:val="Heading4"/>
      <w:lvlText w:val="%1.%2.%3.%4"/>
      <w:lvlJc w:val="left"/>
      <w:pPr>
        <w:ind w:left="1224" w:hanging="864"/>
      </w:pPr>
    </w:lvl>
    <w:lvl w:ilvl="4">
      <w:start w:val="1"/>
      <w:numFmt w:val="decimal"/>
      <w:pStyle w:val="Heading5"/>
      <w:lvlText w:val="%1.%2.%3.%4.%5"/>
      <w:lvlJc w:val="left"/>
      <w:pPr>
        <w:ind w:left="1368" w:hanging="1008"/>
      </w:pPr>
    </w:lvl>
    <w:lvl w:ilvl="5">
      <w:start w:val="1"/>
      <w:numFmt w:val="decimal"/>
      <w:pStyle w:val="Heading6"/>
      <w:lvlText w:val="%1.%2.%3.%4.%5.%6"/>
      <w:lvlJc w:val="left"/>
      <w:pPr>
        <w:ind w:left="1512" w:hanging="1152"/>
      </w:pPr>
    </w:lvl>
    <w:lvl w:ilvl="6">
      <w:start w:val="1"/>
      <w:numFmt w:val="decimal"/>
      <w:pStyle w:val="Heading7"/>
      <w:lvlText w:val="%1.%2.%3.%4.%5.%6.%7"/>
      <w:lvlJc w:val="left"/>
      <w:pPr>
        <w:ind w:left="1656" w:hanging="1296"/>
      </w:pPr>
    </w:lvl>
    <w:lvl w:ilvl="7">
      <w:start w:val="1"/>
      <w:numFmt w:val="decimal"/>
      <w:pStyle w:val="Heading8"/>
      <w:lvlText w:val="%1.%2.%3.%4.%5.%6.%7.%8"/>
      <w:lvlJc w:val="left"/>
      <w:pPr>
        <w:ind w:left="1800" w:hanging="1440"/>
      </w:pPr>
    </w:lvl>
    <w:lvl w:ilvl="8">
      <w:start w:val="1"/>
      <w:numFmt w:val="decimal"/>
      <w:pStyle w:val="Heading9"/>
      <w:lvlText w:val="%1.%2.%3.%4.%5.%6.%7.%8.%9"/>
      <w:lvlJc w:val="left"/>
      <w:pPr>
        <w:ind w:left="1944" w:hanging="1584"/>
      </w:pPr>
    </w:lvl>
  </w:abstractNum>
  <w:abstractNum w:abstractNumId="6" w15:restartNumberingAfterBreak="0">
    <w:nsid w:val="604A35E2"/>
    <w:multiLevelType w:val="hybridMultilevel"/>
    <w:tmpl w:val="C7D49E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618006C"/>
    <w:multiLevelType w:val="multilevel"/>
    <w:tmpl w:val="5340410E"/>
    <w:lvl w:ilvl="0">
      <w:start w:val="6"/>
      <w:numFmt w:val="decimal"/>
      <w:lvlText w:val="%1"/>
      <w:lvlJc w:val="left"/>
      <w:pPr>
        <w:ind w:left="470" w:hanging="470"/>
      </w:pPr>
      <w:rPr>
        <w:rFonts w:hint="default"/>
      </w:rPr>
    </w:lvl>
    <w:lvl w:ilvl="1">
      <w:start w:val="1"/>
      <w:numFmt w:val="none"/>
      <w:pStyle w:val="Heading2"/>
      <w:lvlText w:val="7.1"/>
      <w:lvlJc w:val="left"/>
      <w:pPr>
        <w:ind w:left="1080" w:hanging="720"/>
      </w:pPr>
      <w:rPr>
        <w:rFonts w:hint="default"/>
      </w:rPr>
    </w:lvl>
    <w:lvl w:ilvl="2">
      <w:start w:val="1"/>
      <w:numFmt w:val="decimal"/>
      <w:pStyle w:val="Heading3"/>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num w:numId="1">
    <w:abstractNumId w:val="0"/>
  </w:num>
  <w:num w:numId="2">
    <w:abstractNumId w:val="2"/>
  </w:num>
  <w:num w:numId="3">
    <w:abstractNumId w:val="5"/>
  </w:num>
  <w:num w:numId="4">
    <w:abstractNumId w:val="4"/>
  </w:num>
  <w:num w:numId="5">
    <w:abstractNumId w:val="6"/>
  </w:num>
  <w:num w:numId="6">
    <w:abstractNumId w:val="1"/>
  </w:num>
  <w:num w:numId="7">
    <w:abstractNumId w:val="7"/>
  </w:num>
  <w:num w:numId="8">
    <w:abstractNumId w:val="3"/>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rry Plummer">
    <w15:presenceInfo w15:providerId="AD" w15:userId="S::HAPL1@hscic.gov.uk::8aed88b6-ebd7-4f3d-868c-5902f3f354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DateAndTime/>
  <w:proofState w:spelling="clean" w:grammar="clean"/>
  <w:defaultTabStop w:val="720"/>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636"/>
    <w:rsid w:val="00000197"/>
    <w:rsid w:val="00000317"/>
    <w:rsid w:val="00001182"/>
    <w:rsid w:val="0000416F"/>
    <w:rsid w:val="00007B25"/>
    <w:rsid w:val="000116B6"/>
    <w:rsid w:val="00011850"/>
    <w:rsid w:val="00012B61"/>
    <w:rsid w:val="000217ED"/>
    <w:rsid w:val="00023BFC"/>
    <w:rsid w:val="00023C16"/>
    <w:rsid w:val="00023E20"/>
    <w:rsid w:val="000243FF"/>
    <w:rsid w:val="00025171"/>
    <w:rsid w:val="000275E2"/>
    <w:rsid w:val="00040921"/>
    <w:rsid w:val="00043016"/>
    <w:rsid w:val="000500DE"/>
    <w:rsid w:val="00050923"/>
    <w:rsid w:val="00052EB1"/>
    <w:rsid w:val="00053C3E"/>
    <w:rsid w:val="00053E34"/>
    <w:rsid w:val="00054E7F"/>
    <w:rsid w:val="00057B9A"/>
    <w:rsid w:val="00066DE0"/>
    <w:rsid w:val="0006757F"/>
    <w:rsid w:val="00073B83"/>
    <w:rsid w:val="00082C00"/>
    <w:rsid w:val="00082D46"/>
    <w:rsid w:val="00082FCC"/>
    <w:rsid w:val="000845C5"/>
    <w:rsid w:val="000862B0"/>
    <w:rsid w:val="00091234"/>
    <w:rsid w:val="0009330E"/>
    <w:rsid w:val="00093E03"/>
    <w:rsid w:val="000949CC"/>
    <w:rsid w:val="00095621"/>
    <w:rsid w:val="00097445"/>
    <w:rsid w:val="000A0569"/>
    <w:rsid w:val="000A1D38"/>
    <w:rsid w:val="000A4E78"/>
    <w:rsid w:val="000A62BC"/>
    <w:rsid w:val="000A65AD"/>
    <w:rsid w:val="000B1164"/>
    <w:rsid w:val="000B599D"/>
    <w:rsid w:val="000B6062"/>
    <w:rsid w:val="000C04FC"/>
    <w:rsid w:val="000C24AF"/>
    <w:rsid w:val="000C45ED"/>
    <w:rsid w:val="000D072C"/>
    <w:rsid w:val="000D0E5D"/>
    <w:rsid w:val="000D119A"/>
    <w:rsid w:val="000D5A37"/>
    <w:rsid w:val="000D7586"/>
    <w:rsid w:val="000D7BF7"/>
    <w:rsid w:val="000DA3C9"/>
    <w:rsid w:val="000E6B23"/>
    <w:rsid w:val="000E7864"/>
    <w:rsid w:val="000F3F4E"/>
    <w:rsid w:val="0010192E"/>
    <w:rsid w:val="0010207D"/>
    <w:rsid w:val="001036AF"/>
    <w:rsid w:val="00103F4D"/>
    <w:rsid w:val="00110B3B"/>
    <w:rsid w:val="00111166"/>
    <w:rsid w:val="001147C7"/>
    <w:rsid w:val="00115623"/>
    <w:rsid w:val="00117380"/>
    <w:rsid w:val="00117BBD"/>
    <w:rsid w:val="00121897"/>
    <w:rsid w:val="001227E4"/>
    <w:rsid w:val="00127228"/>
    <w:rsid w:val="00127D31"/>
    <w:rsid w:val="00131532"/>
    <w:rsid w:val="0013249B"/>
    <w:rsid w:val="0013577A"/>
    <w:rsid w:val="00136B06"/>
    <w:rsid w:val="00136C36"/>
    <w:rsid w:val="00136D1A"/>
    <w:rsid w:val="001418EB"/>
    <w:rsid w:val="00142B66"/>
    <w:rsid w:val="00144F68"/>
    <w:rsid w:val="00145183"/>
    <w:rsid w:val="001470A5"/>
    <w:rsid w:val="00150222"/>
    <w:rsid w:val="00151731"/>
    <w:rsid w:val="00152577"/>
    <w:rsid w:val="00155D8B"/>
    <w:rsid w:val="00160D1B"/>
    <w:rsid w:val="00165843"/>
    <w:rsid w:val="00175944"/>
    <w:rsid w:val="00175A68"/>
    <w:rsid w:val="001771CA"/>
    <w:rsid w:val="00180BF3"/>
    <w:rsid w:val="00182A2E"/>
    <w:rsid w:val="00183D3B"/>
    <w:rsid w:val="001905E2"/>
    <w:rsid w:val="001914A6"/>
    <w:rsid w:val="001927D6"/>
    <w:rsid w:val="001A1CEF"/>
    <w:rsid w:val="001A2876"/>
    <w:rsid w:val="001B0586"/>
    <w:rsid w:val="001B12A1"/>
    <w:rsid w:val="001B19B4"/>
    <w:rsid w:val="001B3E8A"/>
    <w:rsid w:val="001B5E76"/>
    <w:rsid w:val="001B6046"/>
    <w:rsid w:val="001C1169"/>
    <w:rsid w:val="001C1F55"/>
    <w:rsid w:val="001C3565"/>
    <w:rsid w:val="001C513F"/>
    <w:rsid w:val="001C53CB"/>
    <w:rsid w:val="001C6937"/>
    <w:rsid w:val="001C6A81"/>
    <w:rsid w:val="001C7672"/>
    <w:rsid w:val="001D18C9"/>
    <w:rsid w:val="001D243C"/>
    <w:rsid w:val="001D505F"/>
    <w:rsid w:val="001E1504"/>
    <w:rsid w:val="001E1FFB"/>
    <w:rsid w:val="001E4168"/>
    <w:rsid w:val="001E478F"/>
    <w:rsid w:val="001F05EB"/>
    <w:rsid w:val="001F1086"/>
    <w:rsid w:val="001F3126"/>
    <w:rsid w:val="001F41B8"/>
    <w:rsid w:val="001F5D24"/>
    <w:rsid w:val="002025BC"/>
    <w:rsid w:val="00206B28"/>
    <w:rsid w:val="002217CC"/>
    <w:rsid w:val="002232DF"/>
    <w:rsid w:val="00223D49"/>
    <w:rsid w:val="00223D62"/>
    <w:rsid w:val="00224C90"/>
    <w:rsid w:val="0022584D"/>
    <w:rsid w:val="00233330"/>
    <w:rsid w:val="00237285"/>
    <w:rsid w:val="00237D93"/>
    <w:rsid w:val="002463E5"/>
    <w:rsid w:val="00252E13"/>
    <w:rsid w:val="0025666B"/>
    <w:rsid w:val="00265BE5"/>
    <w:rsid w:val="00265FC9"/>
    <w:rsid w:val="002668E9"/>
    <w:rsid w:val="00271FFE"/>
    <w:rsid w:val="00272226"/>
    <w:rsid w:val="00274301"/>
    <w:rsid w:val="00286E52"/>
    <w:rsid w:val="00290728"/>
    <w:rsid w:val="00291C09"/>
    <w:rsid w:val="00292248"/>
    <w:rsid w:val="00292680"/>
    <w:rsid w:val="00292C5A"/>
    <w:rsid w:val="002939DD"/>
    <w:rsid w:val="0029523E"/>
    <w:rsid w:val="00295FD2"/>
    <w:rsid w:val="00296363"/>
    <w:rsid w:val="00296C59"/>
    <w:rsid w:val="002A249C"/>
    <w:rsid w:val="002A3C41"/>
    <w:rsid w:val="002A506D"/>
    <w:rsid w:val="002C2363"/>
    <w:rsid w:val="002C3FB9"/>
    <w:rsid w:val="002C6DBC"/>
    <w:rsid w:val="002C73B2"/>
    <w:rsid w:val="002D3B78"/>
    <w:rsid w:val="002D6BDF"/>
    <w:rsid w:val="002E035D"/>
    <w:rsid w:val="002E21B9"/>
    <w:rsid w:val="002E2C5E"/>
    <w:rsid w:val="002E7030"/>
    <w:rsid w:val="002E7C2E"/>
    <w:rsid w:val="002F4AB0"/>
    <w:rsid w:val="002F73CF"/>
    <w:rsid w:val="00301892"/>
    <w:rsid w:val="00302261"/>
    <w:rsid w:val="00311761"/>
    <w:rsid w:val="0031382F"/>
    <w:rsid w:val="00315BD8"/>
    <w:rsid w:val="00332F9E"/>
    <w:rsid w:val="00334850"/>
    <w:rsid w:val="0033715E"/>
    <w:rsid w:val="00337507"/>
    <w:rsid w:val="00337BDE"/>
    <w:rsid w:val="003435ED"/>
    <w:rsid w:val="003441DD"/>
    <w:rsid w:val="003477CB"/>
    <w:rsid w:val="00350838"/>
    <w:rsid w:val="0035274E"/>
    <w:rsid w:val="00353262"/>
    <w:rsid w:val="00355F86"/>
    <w:rsid w:val="00357460"/>
    <w:rsid w:val="003614F2"/>
    <w:rsid w:val="003622CE"/>
    <w:rsid w:val="003635A6"/>
    <w:rsid w:val="003636FF"/>
    <w:rsid w:val="003639AE"/>
    <w:rsid w:val="00370A46"/>
    <w:rsid w:val="00385229"/>
    <w:rsid w:val="003866F7"/>
    <w:rsid w:val="00386DBA"/>
    <w:rsid w:val="003A127E"/>
    <w:rsid w:val="003A14D3"/>
    <w:rsid w:val="003A3350"/>
    <w:rsid w:val="003A38F2"/>
    <w:rsid w:val="003A5CEB"/>
    <w:rsid w:val="003B15B9"/>
    <w:rsid w:val="003B1723"/>
    <w:rsid w:val="003C04F8"/>
    <w:rsid w:val="003C3E2C"/>
    <w:rsid w:val="003D0321"/>
    <w:rsid w:val="003D1CED"/>
    <w:rsid w:val="003D3A42"/>
    <w:rsid w:val="003D6C85"/>
    <w:rsid w:val="003D7544"/>
    <w:rsid w:val="003E2F17"/>
    <w:rsid w:val="003F67BB"/>
    <w:rsid w:val="003F692E"/>
    <w:rsid w:val="003F7DAB"/>
    <w:rsid w:val="00403A34"/>
    <w:rsid w:val="0041040E"/>
    <w:rsid w:val="00415128"/>
    <w:rsid w:val="00416DA5"/>
    <w:rsid w:val="0042005E"/>
    <w:rsid w:val="00420E7F"/>
    <w:rsid w:val="004219EB"/>
    <w:rsid w:val="00423ED4"/>
    <w:rsid w:val="00424120"/>
    <w:rsid w:val="004265FD"/>
    <w:rsid w:val="004269DA"/>
    <w:rsid w:val="00427636"/>
    <w:rsid w:val="0042775A"/>
    <w:rsid w:val="00427877"/>
    <w:rsid w:val="00430131"/>
    <w:rsid w:val="00434EE8"/>
    <w:rsid w:val="00434F77"/>
    <w:rsid w:val="00440CC1"/>
    <w:rsid w:val="00440D63"/>
    <w:rsid w:val="00443597"/>
    <w:rsid w:val="00443D68"/>
    <w:rsid w:val="00443E55"/>
    <w:rsid w:val="004441D5"/>
    <w:rsid w:val="004468DC"/>
    <w:rsid w:val="00447197"/>
    <w:rsid w:val="00450D42"/>
    <w:rsid w:val="00454500"/>
    <w:rsid w:val="00461E75"/>
    <w:rsid w:val="00463B6B"/>
    <w:rsid w:val="00467E46"/>
    <w:rsid w:val="00470FC4"/>
    <w:rsid w:val="00472D33"/>
    <w:rsid w:val="00472DC1"/>
    <w:rsid w:val="00474F52"/>
    <w:rsid w:val="00475356"/>
    <w:rsid w:val="00475F76"/>
    <w:rsid w:val="0048022F"/>
    <w:rsid w:val="00480B31"/>
    <w:rsid w:val="004816F0"/>
    <w:rsid w:val="00487523"/>
    <w:rsid w:val="00492208"/>
    <w:rsid w:val="00497DE0"/>
    <w:rsid w:val="004A02E3"/>
    <w:rsid w:val="004A1842"/>
    <w:rsid w:val="004A39D1"/>
    <w:rsid w:val="004A3A5D"/>
    <w:rsid w:val="004A59E1"/>
    <w:rsid w:val="004B1183"/>
    <w:rsid w:val="004B1F1D"/>
    <w:rsid w:val="004B33FB"/>
    <w:rsid w:val="004B41D0"/>
    <w:rsid w:val="004B51C9"/>
    <w:rsid w:val="004C6487"/>
    <w:rsid w:val="004D6794"/>
    <w:rsid w:val="004D73D8"/>
    <w:rsid w:val="004D79F0"/>
    <w:rsid w:val="004E57F2"/>
    <w:rsid w:val="004E6C6D"/>
    <w:rsid w:val="004F09A1"/>
    <w:rsid w:val="004F0A67"/>
    <w:rsid w:val="004F1847"/>
    <w:rsid w:val="004F28CE"/>
    <w:rsid w:val="004F4075"/>
    <w:rsid w:val="004F549E"/>
    <w:rsid w:val="004F5C53"/>
    <w:rsid w:val="00503238"/>
    <w:rsid w:val="00504137"/>
    <w:rsid w:val="00504E29"/>
    <w:rsid w:val="005057CC"/>
    <w:rsid w:val="005103BE"/>
    <w:rsid w:val="00511356"/>
    <w:rsid w:val="00514454"/>
    <w:rsid w:val="00516EC3"/>
    <w:rsid w:val="00517BDC"/>
    <w:rsid w:val="0052084E"/>
    <w:rsid w:val="00520AD3"/>
    <w:rsid w:val="005328B5"/>
    <w:rsid w:val="00534681"/>
    <w:rsid w:val="005346DE"/>
    <w:rsid w:val="0054343A"/>
    <w:rsid w:val="00543AE5"/>
    <w:rsid w:val="00544C0C"/>
    <w:rsid w:val="00545DF6"/>
    <w:rsid w:val="00551659"/>
    <w:rsid w:val="005525A3"/>
    <w:rsid w:val="00552E0F"/>
    <w:rsid w:val="005558F1"/>
    <w:rsid w:val="005569F1"/>
    <w:rsid w:val="00560983"/>
    <w:rsid w:val="00564888"/>
    <w:rsid w:val="00564EDF"/>
    <w:rsid w:val="00567383"/>
    <w:rsid w:val="005767F0"/>
    <w:rsid w:val="00577A42"/>
    <w:rsid w:val="00580F05"/>
    <w:rsid w:val="00582A13"/>
    <w:rsid w:val="00585F60"/>
    <w:rsid w:val="00586803"/>
    <w:rsid w:val="00590D21"/>
    <w:rsid w:val="00591A88"/>
    <w:rsid w:val="00593C4E"/>
    <w:rsid w:val="00593CB1"/>
    <w:rsid w:val="00593F69"/>
    <w:rsid w:val="005A1D19"/>
    <w:rsid w:val="005A3B89"/>
    <w:rsid w:val="005B02F1"/>
    <w:rsid w:val="005B2621"/>
    <w:rsid w:val="005B2662"/>
    <w:rsid w:val="005B2992"/>
    <w:rsid w:val="005B3A12"/>
    <w:rsid w:val="005B3ABC"/>
    <w:rsid w:val="005B6F78"/>
    <w:rsid w:val="005B7528"/>
    <w:rsid w:val="005C0C36"/>
    <w:rsid w:val="005C1661"/>
    <w:rsid w:val="005C1E2A"/>
    <w:rsid w:val="005C3346"/>
    <w:rsid w:val="005D2FF8"/>
    <w:rsid w:val="005D3F80"/>
    <w:rsid w:val="005D4613"/>
    <w:rsid w:val="005D5ACC"/>
    <w:rsid w:val="005D6DB4"/>
    <w:rsid w:val="005E056C"/>
    <w:rsid w:val="005E0F0A"/>
    <w:rsid w:val="005E1989"/>
    <w:rsid w:val="005E2550"/>
    <w:rsid w:val="005F0167"/>
    <w:rsid w:val="005F13B9"/>
    <w:rsid w:val="005F2D10"/>
    <w:rsid w:val="005F3242"/>
    <w:rsid w:val="005F66D1"/>
    <w:rsid w:val="0060105F"/>
    <w:rsid w:val="006010B6"/>
    <w:rsid w:val="00601236"/>
    <w:rsid w:val="00601407"/>
    <w:rsid w:val="00604043"/>
    <w:rsid w:val="0060526E"/>
    <w:rsid w:val="006066FD"/>
    <w:rsid w:val="0061143A"/>
    <w:rsid w:val="00616632"/>
    <w:rsid w:val="00617A06"/>
    <w:rsid w:val="00632147"/>
    <w:rsid w:val="0063329E"/>
    <w:rsid w:val="00633A35"/>
    <w:rsid w:val="006407D8"/>
    <w:rsid w:val="00641326"/>
    <w:rsid w:val="00641339"/>
    <w:rsid w:val="00643E9D"/>
    <w:rsid w:val="006466E0"/>
    <w:rsid w:val="00652520"/>
    <w:rsid w:val="00653118"/>
    <w:rsid w:val="0065355D"/>
    <w:rsid w:val="00664E1F"/>
    <w:rsid w:val="00664FF1"/>
    <w:rsid w:val="00667268"/>
    <w:rsid w:val="0067142D"/>
    <w:rsid w:val="00671B7A"/>
    <w:rsid w:val="00672325"/>
    <w:rsid w:val="00672556"/>
    <w:rsid w:val="00673B3F"/>
    <w:rsid w:val="006746B8"/>
    <w:rsid w:val="00677BAC"/>
    <w:rsid w:val="0068163A"/>
    <w:rsid w:val="00684ECB"/>
    <w:rsid w:val="006908C0"/>
    <w:rsid w:val="00690D47"/>
    <w:rsid w:val="00692041"/>
    <w:rsid w:val="00694FC4"/>
    <w:rsid w:val="006A1FB2"/>
    <w:rsid w:val="006A62E2"/>
    <w:rsid w:val="006A796E"/>
    <w:rsid w:val="006A79D2"/>
    <w:rsid w:val="006A7EC1"/>
    <w:rsid w:val="006B095C"/>
    <w:rsid w:val="006B203F"/>
    <w:rsid w:val="006B233B"/>
    <w:rsid w:val="006B26A6"/>
    <w:rsid w:val="006B378E"/>
    <w:rsid w:val="006B4DBB"/>
    <w:rsid w:val="006B7D81"/>
    <w:rsid w:val="006C1417"/>
    <w:rsid w:val="006C2E7E"/>
    <w:rsid w:val="006C3946"/>
    <w:rsid w:val="006C3A2B"/>
    <w:rsid w:val="006C3B43"/>
    <w:rsid w:val="006C42AD"/>
    <w:rsid w:val="006D033D"/>
    <w:rsid w:val="006D19B2"/>
    <w:rsid w:val="006D2573"/>
    <w:rsid w:val="006D3695"/>
    <w:rsid w:val="006E4837"/>
    <w:rsid w:val="006E5C05"/>
    <w:rsid w:val="006E7BC2"/>
    <w:rsid w:val="006F0022"/>
    <w:rsid w:val="006F0345"/>
    <w:rsid w:val="006F06F7"/>
    <w:rsid w:val="006F14CB"/>
    <w:rsid w:val="006F1FF0"/>
    <w:rsid w:val="006F33D7"/>
    <w:rsid w:val="006F48D3"/>
    <w:rsid w:val="006F633A"/>
    <w:rsid w:val="006F6B33"/>
    <w:rsid w:val="006F795B"/>
    <w:rsid w:val="00700EDD"/>
    <w:rsid w:val="00701430"/>
    <w:rsid w:val="00701665"/>
    <w:rsid w:val="00701DFC"/>
    <w:rsid w:val="007027C1"/>
    <w:rsid w:val="00702B4D"/>
    <w:rsid w:val="00703403"/>
    <w:rsid w:val="00705CD1"/>
    <w:rsid w:val="00707587"/>
    <w:rsid w:val="00710E40"/>
    <w:rsid w:val="007136E6"/>
    <w:rsid w:val="007143B9"/>
    <w:rsid w:val="0071497F"/>
    <w:rsid w:val="00714FA6"/>
    <w:rsid w:val="00720762"/>
    <w:rsid w:val="00721EE8"/>
    <w:rsid w:val="00723E5C"/>
    <w:rsid w:val="00725ABB"/>
    <w:rsid w:val="00726DA2"/>
    <w:rsid w:val="00726E15"/>
    <w:rsid w:val="00727D01"/>
    <w:rsid w:val="007339EB"/>
    <w:rsid w:val="00735144"/>
    <w:rsid w:val="0074707E"/>
    <w:rsid w:val="007479D2"/>
    <w:rsid w:val="00752A42"/>
    <w:rsid w:val="00755709"/>
    <w:rsid w:val="00755C96"/>
    <w:rsid w:val="0075673B"/>
    <w:rsid w:val="00757B5F"/>
    <w:rsid w:val="007626F1"/>
    <w:rsid w:val="00763FA3"/>
    <w:rsid w:val="007709A9"/>
    <w:rsid w:val="00771338"/>
    <w:rsid w:val="0077183A"/>
    <w:rsid w:val="00771C0C"/>
    <w:rsid w:val="00772616"/>
    <w:rsid w:val="00773985"/>
    <w:rsid w:val="007751B7"/>
    <w:rsid w:val="007824EB"/>
    <w:rsid w:val="00782578"/>
    <w:rsid w:val="00783F9B"/>
    <w:rsid w:val="0079320B"/>
    <w:rsid w:val="007A2D01"/>
    <w:rsid w:val="007A2F1A"/>
    <w:rsid w:val="007A7EE9"/>
    <w:rsid w:val="007B2F2B"/>
    <w:rsid w:val="007B596C"/>
    <w:rsid w:val="007B651B"/>
    <w:rsid w:val="007C61B9"/>
    <w:rsid w:val="007C66E3"/>
    <w:rsid w:val="007C7326"/>
    <w:rsid w:val="007D6C4B"/>
    <w:rsid w:val="007E0552"/>
    <w:rsid w:val="007E253C"/>
    <w:rsid w:val="007E4138"/>
    <w:rsid w:val="007E4B44"/>
    <w:rsid w:val="007F5954"/>
    <w:rsid w:val="00801629"/>
    <w:rsid w:val="008020A3"/>
    <w:rsid w:val="00806F66"/>
    <w:rsid w:val="008120CC"/>
    <w:rsid w:val="008145C7"/>
    <w:rsid w:val="00817437"/>
    <w:rsid w:val="00817D48"/>
    <w:rsid w:val="00820087"/>
    <w:rsid w:val="0082300D"/>
    <w:rsid w:val="00825644"/>
    <w:rsid w:val="00825C50"/>
    <w:rsid w:val="0083295F"/>
    <w:rsid w:val="00833A1D"/>
    <w:rsid w:val="0083536D"/>
    <w:rsid w:val="00840ED2"/>
    <w:rsid w:val="008410DE"/>
    <w:rsid w:val="00842F28"/>
    <w:rsid w:val="00843F70"/>
    <w:rsid w:val="00844F45"/>
    <w:rsid w:val="0084574D"/>
    <w:rsid w:val="00847A06"/>
    <w:rsid w:val="00850874"/>
    <w:rsid w:val="00852077"/>
    <w:rsid w:val="00853920"/>
    <w:rsid w:val="00856061"/>
    <w:rsid w:val="0085768A"/>
    <w:rsid w:val="008602E7"/>
    <w:rsid w:val="00860316"/>
    <w:rsid w:val="00864AFC"/>
    <w:rsid w:val="00865000"/>
    <w:rsid w:val="00865F62"/>
    <w:rsid w:val="00871BEA"/>
    <w:rsid w:val="008744B1"/>
    <w:rsid w:val="008760BF"/>
    <w:rsid w:val="00876412"/>
    <w:rsid w:val="008772B0"/>
    <w:rsid w:val="00880D4A"/>
    <w:rsid w:val="0088550E"/>
    <w:rsid w:val="008876B0"/>
    <w:rsid w:val="00890A65"/>
    <w:rsid w:val="0089239D"/>
    <w:rsid w:val="00892B6B"/>
    <w:rsid w:val="00894AD8"/>
    <w:rsid w:val="00896324"/>
    <w:rsid w:val="008B04E7"/>
    <w:rsid w:val="008B19AE"/>
    <w:rsid w:val="008B36BB"/>
    <w:rsid w:val="008B4D06"/>
    <w:rsid w:val="008C08EC"/>
    <w:rsid w:val="008C24F3"/>
    <w:rsid w:val="008C2E07"/>
    <w:rsid w:val="008C45ED"/>
    <w:rsid w:val="008C6385"/>
    <w:rsid w:val="008D17C8"/>
    <w:rsid w:val="008D2816"/>
    <w:rsid w:val="008D3365"/>
    <w:rsid w:val="008D3AA6"/>
    <w:rsid w:val="008D48CC"/>
    <w:rsid w:val="008D5953"/>
    <w:rsid w:val="008D5C3C"/>
    <w:rsid w:val="008D76EC"/>
    <w:rsid w:val="008E154A"/>
    <w:rsid w:val="008E52AB"/>
    <w:rsid w:val="008F0340"/>
    <w:rsid w:val="008F23AD"/>
    <w:rsid w:val="008F6139"/>
    <w:rsid w:val="008F69B0"/>
    <w:rsid w:val="00900916"/>
    <w:rsid w:val="00902C55"/>
    <w:rsid w:val="00903ACC"/>
    <w:rsid w:val="00904956"/>
    <w:rsid w:val="00905526"/>
    <w:rsid w:val="009069F5"/>
    <w:rsid w:val="00911FE1"/>
    <w:rsid w:val="009156AD"/>
    <w:rsid w:val="00917BFD"/>
    <w:rsid w:val="009214E7"/>
    <w:rsid w:val="0092320E"/>
    <w:rsid w:val="00923E58"/>
    <w:rsid w:val="00924032"/>
    <w:rsid w:val="009244EA"/>
    <w:rsid w:val="0092662B"/>
    <w:rsid w:val="00927145"/>
    <w:rsid w:val="009316F2"/>
    <w:rsid w:val="00932C6B"/>
    <w:rsid w:val="00934A25"/>
    <w:rsid w:val="00934BEF"/>
    <w:rsid w:val="00940454"/>
    <w:rsid w:val="00947F87"/>
    <w:rsid w:val="0095186B"/>
    <w:rsid w:val="00951D03"/>
    <w:rsid w:val="00956CF8"/>
    <w:rsid w:val="00960326"/>
    <w:rsid w:val="00966E06"/>
    <w:rsid w:val="00971561"/>
    <w:rsid w:val="009837AB"/>
    <w:rsid w:val="009840D5"/>
    <w:rsid w:val="00986CCA"/>
    <w:rsid w:val="00993632"/>
    <w:rsid w:val="00993DE3"/>
    <w:rsid w:val="009942CF"/>
    <w:rsid w:val="00994672"/>
    <w:rsid w:val="00994B4F"/>
    <w:rsid w:val="009A5B57"/>
    <w:rsid w:val="009B1CD9"/>
    <w:rsid w:val="009B4462"/>
    <w:rsid w:val="009B5753"/>
    <w:rsid w:val="009B68BA"/>
    <w:rsid w:val="009C0EE2"/>
    <w:rsid w:val="009C1C7F"/>
    <w:rsid w:val="009C27F0"/>
    <w:rsid w:val="009C3B84"/>
    <w:rsid w:val="009C57C3"/>
    <w:rsid w:val="009C65DF"/>
    <w:rsid w:val="009D273B"/>
    <w:rsid w:val="009D2E15"/>
    <w:rsid w:val="009D39F1"/>
    <w:rsid w:val="009D4184"/>
    <w:rsid w:val="009D5EEC"/>
    <w:rsid w:val="009E6798"/>
    <w:rsid w:val="009E7789"/>
    <w:rsid w:val="009F7412"/>
    <w:rsid w:val="00A01DA2"/>
    <w:rsid w:val="00A02EEF"/>
    <w:rsid w:val="00A03469"/>
    <w:rsid w:val="00A03D58"/>
    <w:rsid w:val="00A04064"/>
    <w:rsid w:val="00A051EE"/>
    <w:rsid w:val="00A054F8"/>
    <w:rsid w:val="00A07115"/>
    <w:rsid w:val="00A0738E"/>
    <w:rsid w:val="00A07675"/>
    <w:rsid w:val="00A17251"/>
    <w:rsid w:val="00A17F65"/>
    <w:rsid w:val="00A24023"/>
    <w:rsid w:val="00A24407"/>
    <w:rsid w:val="00A25AC5"/>
    <w:rsid w:val="00A268E2"/>
    <w:rsid w:val="00A362CE"/>
    <w:rsid w:val="00A41D8B"/>
    <w:rsid w:val="00A45BB1"/>
    <w:rsid w:val="00A473BB"/>
    <w:rsid w:val="00A51AC7"/>
    <w:rsid w:val="00A53A6C"/>
    <w:rsid w:val="00A53B41"/>
    <w:rsid w:val="00A54063"/>
    <w:rsid w:val="00A56ABF"/>
    <w:rsid w:val="00A5707A"/>
    <w:rsid w:val="00A61FCE"/>
    <w:rsid w:val="00A62248"/>
    <w:rsid w:val="00A7123F"/>
    <w:rsid w:val="00A7441B"/>
    <w:rsid w:val="00A75B7E"/>
    <w:rsid w:val="00A81835"/>
    <w:rsid w:val="00A9132C"/>
    <w:rsid w:val="00A9217A"/>
    <w:rsid w:val="00AA7518"/>
    <w:rsid w:val="00AB0847"/>
    <w:rsid w:val="00AB32CD"/>
    <w:rsid w:val="00AC254C"/>
    <w:rsid w:val="00AC519D"/>
    <w:rsid w:val="00AC5777"/>
    <w:rsid w:val="00AC684D"/>
    <w:rsid w:val="00AD0122"/>
    <w:rsid w:val="00AD67DD"/>
    <w:rsid w:val="00AD7D56"/>
    <w:rsid w:val="00AE38AC"/>
    <w:rsid w:val="00AE537E"/>
    <w:rsid w:val="00AE63FC"/>
    <w:rsid w:val="00AE6412"/>
    <w:rsid w:val="00AE75D2"/>
    <w:rsid w:val="00AE7C90"/>
    <w:rsid w:val="00AF28AB"/>
    <w:rsid w:val="00AF449E"/>
    <w:rsid w:val="00AF5541"/>
    <w:rsid w:val="00B01AB3"/>
    <w:rsid w:val="00B02D3B"/>
    <w:rsid w:val="00B035E2"/>
    <w:rsid w:val="00B051B5"/>
    <w:rsid w:val="00B05BDF"/>
    <w:rsid w:val="00B12989"/>
    <w:rsid w:val="00B141FB"/>
    <w:rsid w:val="00B14FDA"/>
    <w:rsid w:val="00B25364"/>
    <w:rsid w:val="00B26302"/>
    <w:rsid w:val="00B311E0"/>
    <w:rsid w:val="00B31899"/>
    <w:rsid w:val="00B31985"/>
    <w:rsid w:val="00B327AD"/>
    <w:rsid w:val="00B34EE6"/>
    <w:rsid w:val="00B37DB5"/>
    <w:rsid w:val="00B43594"/>
    <w:rsid w:val="00B45928"/>
    <w:rsid w:val="00B45B18"/>
    <w:rsid w:val="00B463B3"/>
    <w:rsid w:val="00B5139A"/>
    <w:rsid w:val="00B549B3"/>
    <w:rsid w:val="00B5689B"/>
    <w:rsid w:val="00B575BE"/>
    <w:rsid w:val="00B57651"/>
    <w:rsid w:val="00B6132F"/>
    <w:rsid w:val="00B719B7"/>
    <w:rsid w:val="00B71CCE"/>
    <w:rsid w:val="00B72058"/>
    <w:rsid w:val="00B7296F"/>
    <w:rsid w:val="00B72C17"/>
    <w:rsid w:val="00B74056"/>
    <w:rsid w:val="00B743B7"/>
    <w:rsid w:val="00B76A4C"/>
    <w:rsid w:val="00B76DFA"/>
    <w:rsid w:val="00B77C41"/>
    <w:rsid w:val="00B81669"/>
    <w:rsid w:val="00B81F70"/>
    <w:rsid w:val="00B8463F"/>
    <w:rsid w:val="00B864D3"/>
    <w:rsid w:val="00B9018A"/>
    <w:rsid w:val="00B93153"/>
    <w:rsid w:val="00B9326D"/>
    <w:rsid w:val="00B9437F"/>
    <w:rsid w:val="00B967EE"/>
    <w:rsid w:val="00B97150"/>
    <w:rsid w:val="00B9772D"/>
    <w:rsid w:val="00B97AA7"/>
    <w:rsid w:val="00BA2B19"/>
    <w:rsid w:val="00BA54E5"/>
    <w:rsid w:val="00BA6E96"/>
    <w:rsid w:val="00BB2A2F"/>
    <w:rsid w:val="00BB548C"/>
    <w:rsid w:val="00BB5CD8"/>
    <w:rsid w:val="00BB6BE0"/>
    <w:rsid w:val="00BB7A68"/>
    <w:rsid w:val="00BC2872"/>
    <w:rsid w:val="00BC2C25"/>
    <w:rsid w:val="00BC443C"/>
    <w:rsid w:val="00BC4BE1"/>
    <w:rsid w:val="00BC5C89"/>
    <w:rsid w:val="00BD2D03"/>
    <w:rsid w:val="00BD59D5"/>
    <w:rsid w:val="00BD6411"/>
    <w:rsid w:val="00BE0419"/>
    <w:rsid w:val="00BE4EA1"/>
    <w:rsid w:val="00BE621A"/>
    <w:rsid w:val="00BE6447"/>
    <w:rsid w:val="00BE6E04"/>
    <w:rsid w:val="00BF0951"/>
    <w:rsid w:val="00BF613D"/>
    <w:rsid w:val="00BF79D9"/>
    <w:rsid w:val="00BF7A75"/>
    <w:rsid w:val="00C021AB"/>
    <w:rsid w:val="00C05ACD"/>
    <w:rsid w:val="00C06D45"/>
    <w:rsid w:val="00C07A77"/>
    <w:rsid w:val="00C10745"/>
    <w:rsid w:val="00C113EB"/>
    <w:rsid w:val="00C25F71"/>
    <w:rsid w:val="00C26932"/>
    <w:rsid w:val="00C271D1"/>
    <w:rsid w:val="00C27276"/>
    <w:rsid w:val="00C3048C"/>
    <w:rsid w:val="00C31C25"/>
    <w:rsid w:val="00C330DF"/>
    <w:rsid w:val="00C3354C"/>
    <w:rsid w:val="00C357E1"/>
    <w:rsid w:val="00C41C1A"/>
    <w:rsid w:val="00C424FA"/>
    <w:rsid w:val="00C42F8B"/>
    <w:rsid w:val="00C4502D"/>
    <w:rsid w:val="00C452A7"/>
    <w:rsid w:val="00C45AA1"/>
    <w:rsid w:val="00C461C9"/>
    <w:rsid w:val="00C462C0"/>
    <w:rsid w:val="00C47630"/>
    <w:rsid w:val="00C5122B"/>
    <w:rsid w:val="00C52C13"/>
    <w:rsid w:val="00C5386B"/>
    <w:rsid w:val="00C54530"/>
    <w:rsid w:val="00C60681"/>
    <w:rsid w:val="00C635B4"/>
    <w:rsid w:val="00C63BA3"/>
    <w:rsid w:val="00C6597F"/>
    <w:rsid w:val="00C73090"/>
    <w:rsid w:val="00C739B0"/>
    <w:rsid w:val="00C745F1"/>
    <w:rsid w:val="00C748AA"/>
    <w:rsid w:val="00C74AC8"/>
    <w:rsid w:val="00C753EA"/>
    <w:rsid w:val="00C846FE"/>
    <w:rsid w:val="00C853E1"/>
    <w:rsid w:val="00C87883"/>
    <w:rsid w:val="00C91B22"/>
    <w:rsid w:val="00C93B17"/>
    <w:rsid w:val="00C96F4E"/>
    <w:rsid w:val="00CA0FAC"/>
    <w:rsid w:val="00CB0E3A"/>
    <w:rsid w:val="00CB5236"/>
    <w:rsid w:val="00CC29EF"/>
    <w:rsid w:val="00CD045D"/>
    <w:rsid w:val="00CD17FB"/>
    <w:rsid w:val="00CD3A25"/>
    <w:rsid w:val="00CD537C"/>
    <w:rsid w:val="00CD7478"/>
    <w:rsid w:val="00CD7D49"/>
    <w:rsid w:val="00CE4C35"/>
    <w:rsid w:val="00CF48B6"/>
    <w:rsid w:val="00CF4A53"/>
    <w:rsid w:val="00CF7DEC"/>
    <w:rsid w:val="00D0013F"/>
    <w:rsid w:val="00D00B87"/>
    <w:rsid w:val="00D01795"/>
    <w:rsid w:val="00D07831"/>
    <w:rsid w:val="00D12150"/>
    <w:rsid w:val="00D12C7F"/>
    <w:rsid w:val="00D1602F"/>
    <w:rsid w:val="00D166EE"/>
    <w:rsid w:val="00D1732B"/>
    <w:rsid w:val="00D279E7"/>
    <w:rsid w:val="00D30E71"/>
    <w:rsid w:val="00D3459A"/>
    <w:rsid w:val="00D35A37"/>
    <w:rsid w:val="00D36285"/>
    <w:rsid w:val="00D445A6"/>
    <w:rsid w:val="00D4568E"/>
    <w:rsid w:val="00D50FF0"/>
    <w:rsid w:val="00D5308F"/>
    <w:rsid w:val="00D603C3"/>
    <w:rsid w:val="00D60B9D"/>
    <w:rsid w:val="00D6210C"/>
    <w:rsid w:val="00D664AF"/>
    <w:rsid w:val="00D664B1"/>
    <w:rsid w:val="00D66537"/>
    <w:rsid w:val="00D66AAD"/>
    <w:rsid w:val="00D66B68"/>
    <w:rsid w:val="00D677B0"/>
    <w:rsid w:val="00D744E8"/>
    <w:rsid w:val="00D751A0"/>
    <w:rsid w:val="00D7579B"/>
    <w:rsid w:val="00D77A73"/>
    <w:rsid w:val="00D81FED"/>
    <w:rsid w:val="00D830E5"/>
    <w:rsid w:val="00D84361"/>
    <w:rsid w:val="00D858BD"/>
    <w:rsid w:val="00D863DD"/>
    <w:rsid w:val="00D92729"/>
    <w:rsid w:val="00D92EA5"/>
    <w:rsid w:val="00D93D0D"/>
    <w:rsid w:val="00D965DE"/>
    <w:rsid w:val="00DA20D3"/>
    <w:rsid w:val="00DA3386"/>
    <w:rsid w:val="00DA4C3E"/>
    <w:rsid w:val="00DA7D2E"/>
    <w:rsid w:val="00DB0B4C"/>
    <w:rsid w:val="00DB4CDF"/>
    <w:rsid w:val="00DB53D2"/>
    <w:rsid w:val="00DB64EA"/>
    <w:rsid w:val="00DC0481"/>
    <w:rsid w:val="00DC1274"/>
    <w:rsid w:val="00DC30BA"/>
    <w:rsid w:val="00DC6155"/>
    <w:rsid w:val="00DD06A5"/>
    <w:rsid w:val="00DD1729"/>
    <w:rsid w:val="00DD1BA9"/>
    <w:rsid w:val="00DD29E5"/>
    <w:rsid w:val="00DD45B4"/>
    <w:rsid w:val="00DD77F0"/>
    <w:rsid w:val="00DD7C30"/>
    <w:rsid w:val="00DE077F"/>
    <w:rsid w:val="00DE34AB"/>
    <w:rsid w:val="00DF010A"/>
    <w:rsid w:val="00DF0689"/>
    <w:rsid w:val="00DF456C"/>
    <w:rsid w:val="00DF4DBC"/>
    <w:rsid w:val="00E0051F"/>
    <w:rsid w:val="00E02D57"/>
    <w:rsid w:val="00E04F04"/>
    <w:rsid w:val="00E071F1"/>
    <w:rsid w:val="00E07CF0"/>
    <w:rsid w:val="00E10991"/>
    <w:rsid w:val="00E112E3"/>
    <w:rsid w:val="00E115CC"/>
    <w:rsid w:val="00E14F1D"/>
    <w:rsid w:val="00E15519"/>
    <w:rsid w:val="00E2057C"/>
    <w:rsid w:val="00E24CD5"/>
    <w:rsid w:val="00E25A2A"/>
    <w:rsid w:val="00E25D1A"/>
    <w:rsid w:val="00E3149E"/>
    <w:rsid w:val="00E31883"/>
    <w:rsid w:val="00E322A2"/>
    <w:rsid w:val="00E41ADE"/>
    <w:rsid w:val="00E44957"/>
    <w:rsid w:val="00E4586D"/>
    <w:rsid w:val="00E45C31"/>
    <w:rsid w:val="00E4691E"/>
    <w:rsid w:val="00E5005A"/>
    <w:rsid w:val="00E5122E"/>
    <w:rsid w:val="00E55846"/>
    <w:rsid w:val="00E5704B"/>
    <w:rsid w:val="00E616A5"/>
    <w:rsid w:val="00E65EDB"/>
    <w:rsid w:val="00E673B6"/>
    <w:rsid w:val="00E6783A"/>
    <w:rsid w:val="00E71DD8"/>
    <w:rsid w:val="00E72378"/>
    <w:rsid w:val="00E805C9"/>
    <w:rsid w:val="00E808B9"/>
    <w:rsid w:val="00E80D0D"/>
    <w:rsid w:val="00E8225B"/>
    <w:rsid w:val="00E823B2"/>
    <w:rsid w:val="00E85111"/>
    <w:rsid w:val="00E879BF"/>
    <w:rsid w:val="00E9274E"/>
    <w:rsid w:val="00E92EFF"/>
    <w:rsid w:val="00EA2435"/>
    <w:rsid w:val="00EA6F4B"/>
    <w:rsid w:val="00EA7040"/>
    <w:rsid w:val="00EB013B"/>
    <w:rsid w:val="00EB05D5"/>
    <w:rsid w:val="00EB1195"/>
    <w:rsid w:val="00EB32F4"/>
    <w:rsid w:val="00EB6372"/>
    <w:rsid w:val="00EB6A69"/>
    <w:rsid w:val="00EC1032"/>
    <w:rsid w:val="00EC1901"/>
    <w:rsid w:val="00EC1B66"/>
    <w:rsid w:val="00EC3ED0"/>
    <w:rsid w:val="00EC491C"/>
    <w:rsid w:val="00EC6DA5"/>
    <w:rsid w:val="00ED3649"/>
    <w:rsid w:val="00ED4A6D"/>
    <w:rsid w:val="00EE208A"/>
    <w:rsid w:val="00EE48BA"/>
    <w:rsid w:val="00EE75FD"/>
    <w:rsid w:val="00F04654"/>
    <w:rsid w:val="00F0505B"/>
    <w:rsid w:val="00F053EA"/>
    <w:rsid w:val="00F05CD4"/>
    <w:rsid w:val="00F11B58"/>
    <w:rsid w:val="00F13D85"/>
    <w:rsid w:val="00F14503"/>
    <w:rsid w:val="00F15994"/>
    <w:rsid w:val="00F16F7B"/>
    <w:rsid w:val="00F17250"/>
    <w:rsid w:val="00F17495"/>
    <w:rsid w:val="00F21965"/>
    <w:rsid w:val="00F225DA"/>
    <w:rsid w:val="00F23DBA"/>
    <w:rsid w:val="00F25602"/>
    <w:rsid w:val="00F25CC7"/>
    <w:rsid w:val="00F31C97"/>
    <w:rsid w:val="00F33774"/>
    <w:rsid w:val="00F3381E"/>
    <w:rsid w:val="00F33ED9"/>
    <w:rsid w:val="00F3527C"/>
    <w:rsid w:val="00F36923"/>
    <w:rsid w:val="00F36D3F"/>
    <w:rsid w:val="00F4154A"/>
    <w:rsid w:val="00F42EB9"/>
    <w:rsid w:val="00F461BB"/>
    <w:rsid w:val="00F4678D"/>
    <w:rsid w:val="00F46BE8"/>
    <w:rsid w:val="00F471F4"/>
    <w:rsid w:val="00F501A9"/>
    <w:rsid w:val="00F5502A"/>
    <w:rsid w:val="00F56C0E"/>
    <w:rsid w:val="00F5718C"/>
    <w:rsid w:val="00F60AA3"/>
    <w:rsid w:val="00F60FC3"/>
    <w:rsid w:val="00F61D6E"/>
    <w:rsid w:val="00F63DF3"/>
    <w:rsid w:val="00F63ECA"/>
    <w:rsid w:val="00F65170"/>
    <w:rsid w:val="00F67BCB"/>
    <w:rsid w:val="00F82E98"/>
    <w:rsid w:val="00F84B0C"/>
    <w:rsid w:val="00F86184"/>
    <w:rsid w:val="00F86204"/>
    <w:rsid w:val="00F9444D"/>
    <w:rsid w:val="00FA406A"/>
    <w:rsid w:val="00FA4212"/>
    <w:rsid w:val="00FA588E"/>
    <w:rsid w:val="00FB0960"/>
    <w:rsid w:val="00FB304A"/>
    <w:rsid w:val="00FB4899"/>
    <w:rsid w:val="00FB5B4B"/>
    <w:rsid w:val="00FB65B1"/>
    <w:rsid w:val="00FB759B"/>
    <w:rsid w:val="00FC1982"/>
    <w:rsid w:val="00FC1D9F"/>
    <w:rsid w:val="00FC25A7"/>
    <w:rsid w:val="00FC6008"/>
    <w:rsid w:val="00FC7A7B"/>
    <w:rsid w:val="00FD2AB3"/>
    <w:rsid w:val="00FD4722"/>
    <w:rsid w:val="00FD51AA"/>
    <w:rsid w:val="00FD6494"/>
    <w:rsid w:val="00FD6BE6"/>
    <w:rsid w:val="00FE13C1"/>
    <w:rsid w:val="00FE4ED3"/>
    <w:rsid w:val="00FF77BB"/>
    <w:rsid w:val="013A5743"/>
    <w:rsid w:val="01A497B7"/>
    <w:rsid w:val="01B4C071"/>
    <w:rsid w:val="029D5631"/>
    <w:rsid w:val="03785FE2"/>
    <w:rsid w:val="045994B0"/>
    <w:rsid w:val="049E3367"/>
    <w:rsid w:val="0637F786"/>
    <w:rsid w:val="081B04FE"/>
    <w:rsid w:val="09248940"/>
    <w:rsid w:val="095AC424"/>
    <w:rsid w:val="0A460004"/>
    <w:rsid w:val="0CB48CFD"/>
    <w:rsid w:val="0DE4B9B9"/>
    <w:rsid w:val="0E539D00"/>
    <w:rsid w:val="0E8EE1D0"/>
    <w:rsid w:val="0F1EC9C9"/>
    <w:rsid w:val="10CB6B18"/>
    <w:rsid w:val="11456024"/>
    <w:rsid w:val="116F4CE6"/>
    <w:rsid w:val="12408688"/>
    <w:rsid w:val="12422416"/>
    <w:rsid w:val="130F6656"/>
    <w:rsid w:val="13169F20"/>
    <w:rsid w:val="15F89C47"/>
    <w:rsid w:val="168B01E8"/>
    <w:rsid w:val="1761AA86"/>
    <w:rsid w:val="17781C57"/>
    <w:rsid w:val="17F66BF7"/>
    <w:rsid w:val="18367989"/>
    <w:rsid w:val="18479BD7"/>
    <w:rsid w:val="1A047EAB"/>
    <w:rsid w:val="1D4B8339"/>
    <w:rsid w:val="1D5FCCB8"/>
    <w:rsid w:val="23C49225"/>
    <w:rsid w:val="26A40C7A"/>
    <w:rsid w:val="2799CDB3"/>
    <w:rsid w:val="28327656"/>
    <w:rsid w:val="29D13531"/>
    <w:rsid w:val="2AA52F66"/>
    <w:rsid w:val="2B59C92A"/>
    <w:rsid w:val="2C3E103D"/>
    <w:rsid w:val="2D57B37D"/>
    <w:rsid w:val="2DA6DD36"/>
    <w:rsid w:val="2F350C97"/>
    <w:rsid w:val="2FFB4C1C"/>
    <w:rsid w:val="30252C65"/>
    <w:rsid w:val="318BC8DD"/>
    <w:rsid w:val="31C83FF7"/>
    <w:rsid w:val="31E6F7FA"/>
    <w:rsid w:val="33B937D3"/>
    <w:rsid w:val="33EF555D"/>
    <w:rsid w:val="34199F82"/>
    <w:rsid w:val="343F0E2B"/>
    <w:rsid w:val="35AC6F91"/>
    <w:rsid w:val="36699514"/>
    <w:rsid w:val="3677A603"/>
    <w:rsid w:val="36786CCB"/>
    <w:rsid w:val="36F6A330"/>
    <w:rsid w:val="3845B8CE"/>
    <w:rsid w:val="3C57EA14"/>
    <w:rsid w:val="3CF8A26F"/>
    <w:rsid w:val="3D8BBEF9"/>
    <w:rsid w:val="3E6D2F00"/>
    <w:rsid w:val="3E852D2F"/>
    <w:rsid w:val="407571BE"/>
    <w:rsid w:val="437ADE77"/>
    <w:rsid w:val="43D736A3"/>
    <w:rsid w:val="44291F5A"/>
    <w:rsid w:val="4600CA60"/>
    <w:rsid w:val="466A97DA"/>
    <w:rsid w:val="48CD6C62"/>
    <w:rsid w:val="4B290000"/>
    <w:rsid w:val="4B89DCE2"/>
    <w:rsid w:val="4C01B773"/>
    <w:rsid w:val="4CF076EF"/>
    <w:rsid w:val="4DF2D659"/>
    <w:rsid w:val="501E6BF3"/>
    <w:rsid w:val="5491B756"/>
    <w:rsid w:val="54DAD959"/>
    <w:rsid w:val="5503E1FC"/>
    <w:rsid w:val="55E70E8F"/>
    <w:rsid w:val="577E3891"/>
    <w:rsid w:val="58DDD33D"/>
    <w:rsid w:val="5B16D49A"/>
    <w:rsid w:val="5B332049"/>
    <w:rsid w:val="5C1338D0"/>
    <w:rsid w:val="5CC56EF3"/>
    <w:rsid w:val="5F1CA72E"/>
    <w:rsid w:val="5F856D8E"/>
    <w:rsid w:val="60206CA9"/>
    <w:rsid w:val="60817C1C"/>
    <w:rsid w:val="61516310"/>
    <w:rsid w:val="628318E9"/>
    <w:rsid w:val="6393E019"/>
    <w:rsid w:val="63F9FAEB"/>
    <w:rsid w:val="64813855"/>
    <w:rsid w:val="64D2C01E"/>
    <w:rsid w:val="6527E740"/>
    <w:rsid w:val="6544F0C5"/>
    <w:rsid w:val="657E7EBA"/>
    <w:rsid w:val="65A37915"/>
    <w:rsid w:val="65DFAB6E"/>
    <w:rsid w:val="6638A554"/>
    <w:rsid w:val="677DB903"/>
    <w:rsid w:val="6A285469"/>
    <w:rsid w:val="6AE71C61"/>
    <w:rsid w:val="6C1D484C"/>
    <w:rsid w:val="6C729C5B"/>
    <w:rsid w:val="6CB7F1B6"/>
    <w:rsid w:val="6DDD2076"/>
    <w:rsid w:val="6DE4A530"/>
    <w:rsid w:val="7212D750"/>
    <w:rsid w:val="72E41E23"/>
    <w:rsid w:val="749CBB90"/>
    <w:rsid w:val="74F07157"/>
    <w:rsid w:val="76949BF6"/>
    <w:rsid w:val="783E6C5C"/>
    <w:rsid w:val="7BE0D0E9"/>
    <w:rsid w:val="7C4FBECE"/>
    <w:rsid w:val="7CEB9574"/>
    <w:rsid w:val="7D7CA14A"/>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726D5374"/>
  <w15:docId w15:val="{DA922441-BFD8-4E0D-841A-9095947AE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DE0"/>
    <w:pPr>
      <w:spacing w:after="140"/>
      <w:textboxTightWrap w:val="lastLineOnly"/>
    </w:pPr>
    <w:rPr>
      <w:rFonts w:ascii="Arial" w:hAnsi="Arial"/>
      <w:color w:val="0F0F0F" w:themeColor="text1"/>
      <w:sz w:val="24"/>
      <w:szCs w:val="24"/>
    </w:rPr>
  </w:style>
  <w:style w:type="paragraph" w:styleId="Heading1">
    <w:name w:val="heading 1"/>
    <w:next w:val="Normal"/>
    <w:link w:val="Heading1Char"/>
    <w:qFormat/>
    <w:rsid w:val="00FA4212"/>
    <w:pPr>
      <w:keepNext/>
      <w:numPr>
        <w:numId w:val="3"/>
      </w:numPr>
      <w:spacing w:after="180"/>
      <w:outlineLvl w:val="0"/>
    </w:pPr>
    <w:rPr>
      <w:rFonts w:ascii="Arial" w:hAnsi="Arial" w:cs="Arial"/>
      <w:b/>
      <w:bCs/>
      <w:color w:val="005EB8" w:themeColor="accent1"/>
      <w:spacing w:val="-14"/>
      <w:kern w:val="28"/>
      <w:sz w:val="42"/>
      <w:szCs w:val="32"/>
      <w14:ligatures w14:val="standardContextual"/>
    </w:rPr>
  </w:style>
  <w:style w:type="paragraph" w:styleId="Heading2">
    <w:name w:val="heading 2"/>
    <w:next w:val="Normal"/>
    <w:link w:val="Heading2Char"/>
    <w:autoRedefine/>
    <w:qFormat/>
    <w:rsid w:val="00C452A7"/>
    <w:pPr>
      <w:keepNext/>
      <w:numPr>
        <w:ilvl w:val="1"/>
        <w:numId w:val="7"/>
      </w:numPr>
      <w:spacing w:before="60" w:after="120"/>
      <w:outlineLvl w:val="1"/>
    </w:pPr>
    <w:rPr>
      <w:rFonts w:ascii="Arial" w:eastAsia="MS Mincho" w:hAnsi="Arial"/>
      <w:b/>
      <w:color w:val="005EB8" w:themeColor="accent1"/>
      <w:spacing w:val="-6"/>
      <w:kern w:val="28"/>
      <w:sz w:val="36"/>
      <w:szCs w:val="28"/>
      <w14:ligatures w14:val="standardContextual"/>
    </w:rPr>
  </w:style>
  <w:style w:type="paragraph" w:styleId="Heading3">
    <w:name w:val="heading 3"/>
    <w:basedOn w:val="Heading2"/>
    <w:next w:val="Normal"/>
    <w:link w:val="Heading3Char"/>
    <w:autoRedefine/>
    <w:qFormat/>
    <w:rsid w:val="0013249B"/>
    <w:pPr>
      <w:numPr>
        <w:ilvl w:val="2"/>
      </w:numPr>
      <w:spacing w:before="0" w:line="276" w:lineRule="auto"/>
      <w:outlineLvl w:val="2"/>
    </w:pPr>
    <w:rPr>
      <w:rFonts w:cs="Arial"/>
      <w:bCs/>
      <w:sz w:val="30"/>
      <w:szCs w:val="26"/>
    </w:rPr>
  </w:style>
  <w:style w:type="paragraph" w:styleId="Heading4">
    <w:name w:val="heading 4"/>
    <w:basedOn w:val="Normal"/>
    <w:next w:val="Normal"/>
    <w:link w:val="Heading4Char"/>
    <w:qFormat/>
    <w:rsid w:val="00FA4212"/>
    <w:pPr>
      <w:keepNext/>
      <w:numPr>
        <w:ilvl w:val="3"/>
        <w:numId w:val="3"/>
      </w:numPr>
      <w:spacing w:before="60" w:after="60"/>
      <w:outlineLvl w:val="3"/>
    </w:pPr>
    <w:rPr>
      <w:b/>
      <w:color w:val="005EB8" w:themeColor="accent1"/>
      <w:szCs w:val="20"/>
    </w:rPr>
  </w:style>
  <w:style w:type="paragraph" w:styleId="Heading5">
    <w:name w:val="heading 5"/>
    <w:basedOn w:val="Normal"/>
    <w:next w:val="Normal"/>
    <w:link w:val="Heading5Char"/>
    <w:uiPriority w:val="9"/>
    <w:semiHidden/>
    <w:unhideWhenUsed/>
    <w:rsid w:val="00B45B18"/>
    <w:pPr>
      <w:keepNext/>
      <w:keepLines/>
      <w:numPr>
        <w:ilvl w:val="4"/>
        <w:numId w:val="3"/>
      </w:numPr>
      <w:spacing w:before="40" w:after="0"/>
      <w:outlineLvl w:val="4"/>
    </w:pPr>
    <w:rPr>
      <w:rFonts w:asciiTheme="majorHAnsi" w:eastAsiaTheme="majorEastAsia" w:hAnsiTheme="majorHAnsi" w:cstheme="majorBidi"/>
      <w:color w:val="004689" w:themeColor="accent1" w:themeShade="BF"/>
    </w:rPr>
  </w:style>
  <w:style w:type="paragraph" w:styleId="Heading6">
    <w:name w:val="heading 6"/>
    <w:basedOn w:val="Normal"/>
    <w:next w:val="Normal"/>
    <w:link w:val="Heading6Char"/>
    <w:uiPriority w:val="9"/>
    <w:semiHidden/>
    <w:unhideWhenUsed/>
    <w:rsid w:val="00B45B18"/>
    <w:pPr>
      <w:keepNext/>
      <w:keepLines/>
      <w:numPr>
        <w:ilvl w:val="5"/>
        <w:numId w:val="3"/>
      </w:numPr>
      <w:spacing w:before="40" w:after="0"/>
      <w:outlineLvl w:val="5"/>
    </w:pPr>
    <w:rPr>
      <w:rFonts w:asciiTheme="majorHAnsi" w:eastAsiaTheme="majorEastAsia" w:hAnsiTheme="majorHAnsi" w:cstheme="majorBidi"/>
      <w:color w:val="002E5B" w:themeColor="accent1" w:themeShade="7F"/>
    </w:rPr>
  </w:style>
  <w:style w:type="paragraph" w:styleId="Heading7">
    <w:name w:val="heading 7"/>
    <w:basedOn w:val="Normal"/>
    <w:next w:val="Normal"/>
    <w:link w:val="Heading7Char"/>
    <w:semiHidden/>
    <w:unhideWhenUsed/>
    <w:qFormat/>
    <w:rsid w:val="00B45B18"/>
    <w:pPr>
      <w:keepNext/>
      <w:keepLines/>
      <w:numPr>
        <w:ilvl w:val="6"/>
        <w:numId w:val="3"/>
      </w:numPr>
      <w:spacing w:before="40" w:after="0"/>
      <w:outlineLvl w:val="6"/>
    </w:pPr>
    <w:rPr>
      <w:rFonts w:asciiTheme="majorHAnsi" w:eastAsiaTheme="majorEastAsia" w:hAnsiTheme="majorHAnsi" w:cstheme="majorBidi"/>
      <w:i/>
      <w:iCs/>
      <w:color w:val="002E5B" w:themeColor="accent1" w:themeShade="7F"/>
    </w:rPr>
  </w:style>
  <w:style w:type="paragraph" w:styleId="Heading8">
    <w:name w:val="heading 8"/>
    <w:basedOn w:val="Normal"/>
    <w:next w:val="Normal"/>
    <w:link w:val="Heading8Char"/>
    <w:semiHidden/>
    <w:unhideWhenUsed/>
    <w:qFormat/>
    <w:rsid w:val="00B45B18"/>
    <w:pPr>
      <w:keepNext/>
      <w:keepLines/>
      <w:numPr>
        <w:ilvl w:val="7"/>
        <w:numId w:val="3"/>
      </w:numPr>
      <w:spacing w:before="40" w:after="0"/>
      <w:outlineLvl w:val="7"/>
    </w:pPr>
    <w:rPr>
      <w:rFonts w:asciiTheme="majorHAnsi" w:eastAsiaTheme="majorEastAsia" w:hAnsiTheme="majorHAnsi" w:cstheme="majorBidi"/>
      <w:color w:val="333333" w:themeColor="text1" w:themeTint="D8"/>
      <w:sz w:val="21"/>
      <w:szCs w:val="21"/>
    </w:rPr>
  </w:style>
  <w:style w:type="paragraph" w:styleId="Heading9">
    <w:name w:val="heading 9"/>
    <w:basedOn w:val="Normal"/>
    <w:next w:val="Normal"/>
    <w:link w:val="Heading9Char"/>
    <w:semiHidden/>
    <w:unhideWhenUsed/>
    <w:qFormat/>
    <w:rsid w:val="00B45B18"/>
    <w:pPr>
      <w:keepNext/>
      <w:keepLines/>
      <w:numPr>
        <w:ilvl w:val="8"/>
        <w:numId w:val="3"/>
      </w:numPr>
      <w:spacing w:before="40" w:after="0"/>
      <w:outlineLvl w:val="8"/>
    </w:pPr>
    <w:rPr>
      <w:rFonts w:asciiTheme="majorHAnsi" w:eastAsiaTheme="majorEastAsia" w:hAnsiTheme="majorHAnsi" w:cstheme="majorBidi"/>
      <w:i/>
      <w:iCs/>
      <w:color w:val="333333"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452A7"/>
    <w:rPr>
      <w:rFonts w:ascii="Arial" w:eastAsia="MS Mincho" w:hAnsi="Arial"/>
      <w:b/>
      <w:color w:val="005EB8" w:themeColor="accent1"/>
      <w:spacing w:val="-6"/>
      <w:kern w:val="28"/>
      <w:sz w:val="36"/>
      <w:szCs w:val="28"/>
      <w14:ligatures w14:val="standardContextual"/>
    </w:rPr>
  </w:style>
  <w:style w:type="character" w:customStyle="1" w:styleId="Heading1Char">
    <w:name w:val="Heading 1 Char"/>
    <w:basedOn w:val="DefaultParagraphFont"/>
    <w:link w:val="Heading1"/>
    <w:rsid w:val="00FA4212"/>
    <w:rPr>
      <w:rFonts w:ascii="Arial" w:hAnsi="Arial" w:cs="Arial"/>
      <w:b/>
      <w:bCs/>
      <w:color w:val="005EB8" w:themeColor="accent1"/>
      <w:spacing w:val="-14"/>
      <w:kern w:val="28"/>
      <w:sz w:val="42"/>
      <w:szCs w:val="32"/>
      <w14:ligatures w14:val="standardContextual"/>
    </w:rPr>
  </w:style>
  <w:style w:type="paragraph" w:styleId="ListParagraph">
    <w:name w:val="List Paragraph"/>
    <w:aliases w:val="F5 List Paragraph,List Paragraph1,Dot pt,No Spacing1,List Paragraph Char Char Char,Indicator Text,Colorful List - Accent 11,Numbered Para 1,Bullet 1,Bullet Points,MAIN CONTENT,List Paragraph12,Bullet Style,List Paragraph2,Normal numbered"/>
    <w:basedOn w:val="Normal"/>
    <w:link w:val="ListParagraphChar"/>
    <w:uiPriority w:val="34"/>
    <w:qFormat/>
    <w:rsid w:val="00D93D0D"/>
    <w:pPr>
      <w:spacing w:after="180"/>
      <w:ind w:firstLine="360"/>
    </w:pPr>
  </w:style>
  <w:style w:type="character" w:customStyle="1" w:styleId="Heading3Char">
    <w:name w:val="Heading 3 Char"/>
    <w:basedOn w:val="DefaultParagraphFont"/>
    <w:link w:val="Heading3"/>
    <w:rsid w:val="0013249B"/>
    <w:rPr>
      <w:rFonts w:ascii="Arial" w:eastAsia="MS Mincho" w:hAnsi="Arial" w:cs="Arial"/>
      <w:b/>
      <w:bCs/>
      <w:color w:val="005EB8" w:themeColor="accent1"/>
      <w:spacing w:val="-6"/>
      <w:kern w:val="28"/>
      <w:sz w:val="30"/>
      <w:szCs w:val="26"/>
      <w14:ligatures w14:val="standardContextual"/>
    </w:rPr>
  </w:style>
  <w:style w:type="paragraph" w:customStyle="1" w:styleId="Bulletlist">
    <w:name w:val="Bullet list"/>
    <w:basedOn w:val="ListParagraph"/>
    <w:link w:val="BulletlistChar"/>
    <w:autoRedefine/>
    <w:qFormat/>
    <w:rsid w:val="00497DE0"/>
    <w:pPr>
      <w:numPr>
        <w:numId w:val="1"/>
      </w:numPr>
      <w:autoSpaceDE w:val="0"/>
      <w:autoSpaceDN w:val="0"/>
      <w:adjustRightInd w:val="0"/>
      <w:spacing w:after="140"/>
      <w:ind w:left="510" w:hanging="510"/>
      <w:textboxTightWrap w:val="none"/>
    </w:pPr>
    <w:rPr>
      <w:rFonts w:cs="FrutigerLTStd-Light"/>
      <w:szCs w:val="22"/>
    </w:rPr>
  </w:style>
  <w:style w:type="character" w:customStyle="1" w:styleId="BulletlistChar">
    <w:name w:val="Bullet list Char"/>
    <w:basedOn w:val="DefaultParagraphFont"/>
    <w:link w:val="Bulletlist"/>
    <w:rsid w:val="00497DE0"/>
    <w:rPr>
      <w:rFonts w:ascii="Arial" w:hAnsi="Arial" w:cs="FrutigerLTStd-Light"/>
      <w:color w:val="0F0F0F" w:themeColor="text1"/>
      <w:sz w:val="24"/>
      <w:szCs w:val="22"/>
    </w:rPr>
  </w:style>
  <w:style w:type="paragraph" w:customStyle="1" w:styleId="Footnote-hanging">
    <w:name w:val="Footnote - hanging"/>
    <w:basedOn w:val="Bulletlist"/>
    <w:link w:val="Footnote-hangingChar"/>
    <w:qFormat/>
    <w:rsid w:val="004F0A67"/>
    <w:pPr>
      <w:numPr>
        <w:numId w:val="0"/>
      </w:numPr>
      <w:tabs>
        <w:tab w:val="left" w:pos="284"/>
      </w:tabs>
      <w:spacing w:after="280"/>
      <w:ind w:left="284" w:hanging="284"/>
    </w:pPr>
    <w:rPr>
      <w:sz w:val="18"/>
      <w:szCs w:val="18"/>
    </w:rPr>
  </w:style>
  <w:style w:type="character" w:customStyle="1" w:styleId="Footnote-hangingChar">
    <w:name w:val="Footnote - hanging Char"/>
    <w:basedOn w:val="BulletlistChar"/>
    <w:link w:val="Footnote-hanging"/>
    <w:rsid w:val="004F0A67"/>
    <w:rPr>
      <w:rFonts w:ascii="Arial" w:hAnsi="Arial" w:cs="FrutigerLTStd-Light"/>
      <w:color w:val="0F0F0F" w:themeColor="text1"/>
      <w:sz w:val="18"/>
      <w:szCs w:val="18"/>
    </w:rPr>
  </w:style>
  <w:style w:type="character" w:customStyle="1" w:styleId="Heading4Char">
    <w:name w:val="Heading 4 Char"/>
    <w:basedOn w:val="DefaultParagraphFont"/>
    <w:link w:val="Heading4"/>
    <w:rsid w:val="00FA4212"/>
    <w:rPr>
      <w:rFonts w:ascii="Arial" w:hAnsi="Arial"/>
      <w:b/>
      <w:color w:val="005EB8" w:themeColor="accent1"/>
      <w:sz w:val="24"/>
    </w:rPr>
  </w:style>
  <w:style w:type="character" w:styleId="Hyperlink">
    <w:name w:val="Hyperlink"/>
    <w:basedOn w:val="DefaultParagraphFont"/>
    <w:uiPriority w:val="99"/>
    <w:unhideWhenUsed/>
    <w:qFormat/>
    <w:rsid w:val="00D66537"/>
    <w:rPr>
      <w:rFonts w:asciiTheme="minorHAnsi" w:hAnsiTheme="minorHAnsi"/>
      <w:color w:val="003087" w:themeColor="accent3"/>
      <w:u w:val="none"/>
    </w:rPr>
  </w:style>
  <w:style w:type="paragraph" w:customStyle="1" w:styleId="Standfirst">
    <w:name w:val="Standfirst"/>
    <w:basedOn w:val="Normal"/>
    <w:link w:val="StandfirstChar"/>
    <w:autoRedefine/>
    <w:qFormat/>
    <w:rsid w:val="00FA4212"/>
    <w:pPr>
      <w:spacing w:after="180" w:line="420" w:lineRule="atLeast"/>
    </w:pPr>
    <w:rPr>
      <w:color w:val="424D58" w:themeColor="accent6"/>
      <w:spacing w:val="4"/>
      <w:kern w:val="28"/>
      <w:sz w:val="30"/>
      <w:szCs w:val="28"/>
      <w14:ligatures w14:val="standardContextual"/>
    </w:rPr>
  </w:style>
  <w:style w:type="character" w:customStyle="1" w:styleId="StandfirstChar">
    <w:name w:val="Standfirst Char"/>
    <w:basedOn w:val="Heading4Char"/>
    <w:link w:val="Standfirst"/>
    <w:rsid w:val="00FA4212"/>
    <w:rPr>
      <w:rFonts w:ascii="Arial" w:hAnsi="Arial"/>
      <w:b w:val="0"/>
      <w:color w:val="424D58" w:themeColor="accent6"/>
      <w:spacing w:val="4"/>
      <w:kern w:val="28"/>
      <w:sz w:val="30"/>
      <w:szCs w:val="28"/>
      <w14:ligatures w14:val="standardContextual"/>
    </w:rPr>
  </w:style>
  <w:style w:type="paragraph" w:styleId="TOC1">
    <w:name w:val="toc 1"/>
    <w:basedOn w:val="Normal"/>
    <w:next w:val="Normal"/>
    <w:autoRedefine/>
    <w:uiPriority w:val="39"/>
    <w:unhideWhenUsed/>
    <w:qFormat/>
    <w:rsid w:val="00DD1729"/>
    <w:pPr>
      <w:pBdr>
        <w:top w:val="single" w:sz="4" w:space="4" w:color="D6DBE0" w:themeColor="accent6" w:themeTint="33"/>
        <w:bottom w:val="single" w:sz="4" w:space="4" w:color="D6DBE0" w:themeColor="accent6" w:themeTint="33"/>
      </w:pBdr>
      <w:tabs>
        <w:tab w:val="right" w:pos="9854"/>
      </w:tabs>
    </w:pPr>
    <w:rPr>
      <w:b/>
      <w:noProof/>
      <w:color w:val="005EB8" w:themeColor="accent1"/>
      <w:sz w:val="28"/>
    </w:rPr>
  </w:style>
  <w:style w:type="paragraph" w:styleId="TOCHeading">
    <w:name w:val="TOC Heading"/>
    <w:basedOn w:val="Heading1"/>
    <w:next w:val="Normal"/>
    <w:uiPriority w:val="39"/>
    <w:unhideWhenUsed/>
    <w:qFormat/>
    <w:rsid w:val="000C24AF"/>
    <w:pPr>
      <w:keepLines/>
      <w:spacing w:before="480" w:after="0" w:line="276" w:lineRule="auto"/>
      <w:outlineLvl w:val="9"/>
    </w:pPr>
    <w:rPr>
      <w:rFonts w:asciiTheme="majorHAnsi" w:eastAsiaTheme="majorEastAsia" w:hAnsiTheme="majorHAnsi" w:cstheme="majorBidi"/>
      <w:kern w:val="0"/>
      <w:sz w:val="28"/>
      <w:szCs w:val="28"/>
      <w:lang w:val="en-US" w:eastAsia="ja-JP"/>
    </w:rPr>
  </w:style>
  <w:style w:type="paragraph" w:customStyle="1" w:styleId="FrontpageTitle">
    <w:name w:val="Frontpage_Title"/>
    <w:basedOn w:val="Normal"/>
    <w:link w:val="FrontpageTitleChar"/>
    <w:autoRedefine/>
    <w:qFormat/>
    <w:rsid w:val="00E5122E"/>
    <w:rPr>
      <w:b/>
      <w:color w:val="005EB8" w:themeColor="accent1"/>
      <w:sz w:val="84"/>
      <w:szCs w:val="84"/>
    </w:rPr>
  </w:style>
  <w:style w:type="character" w:customStyle="1" w:styleId="FrontpageTitleChar">
    <w:name w:val="Frontpage_Title Char"/>
    <w:basedOn w:val="DefaultParagraphFont"/>
    <w:link w:val="FrontpageTitle"/>
    <w:rsid w:val="00E5122E"/>
    <w:rPr>
      <w:rFonts w:ascii="Arial" w:hAnsi="Arial"/>
      <w:b/>
      <w:color w:val="005EB8" w:themeColor="accent1"/>
      <w:sz w:val="84"/>
      <w:szCs w:val="84"/>
    </w:rPr>
  </w:style>
  <w:style w:type="paragraph" w:customStyle="1" w:styleId="Frontpagesubhead">
    <w:name w:val="Frontpage_subhead"/>
    <w:basedOn w:val="Normal"/>
    <w:link w:val="FrontpagesubheadChar"/>
    <w:autoRedefine/>
    <w:qFormat/>
    <w:rsid w:val="00E5122E"/>
    <w:rPr>
      <w:b/>
      <w:color w:val="424D58" w:themeColor="accent6"/>
      <w:sz w:val="48"/>
      <w:szCs w:val="36"/>
    </w:rPr>
  </w:style>
  <w:style w:type="character" w:customStyle="1" w:styleId="FrontpagesubheadChar">
    <w:name w:val="Frontpage_subhead Char"/>
    <w:basedOn w:val="DefaultParagraphFont"/>
    <w:link w:val="Frontpagesubhead"/>
    <w:rsid w:val="00E5122E"/>
    <w:rPr>
      <w:rFonts w:ascii="Arial" w:hAnsi="Arial"/>
      <w:b/>
      <w:color w:val="424D58" w:themeColor="accent6"/>
      <w:sz w:val="48"/>
      <w:szCs w:val="36"/>
    </w:rPr>
  </w:style>
  <w:style w:type="paragraph" w:customStyle="1" w:styleId="Footnoteseparator">
    <w:name w:val="Footnote_separator"/>
    <w:basedOn w:val="Heading3"/>
    <w:link w:val="FootnoteseparatorChar"/>
    <w:rsid w:val="000C24AF"/>
    <w:rPr>
      <w:noProof/>
      <w:w w:val="200"/>
      <w:sz w:val="16"/>
      <w:szCs w:val="16"/>
    </w:rPr>
  </w:style>
  <w:style w:type="character" w:customStyle="1" w:styleId="FootnoteseparatorChar">
    <w:name w:val="Footnote_separator Char"/>
    <w:basedOn w:val="Heading3Char"/>
    <w:link w:val="Footnoteseparator"/>
    <w:rsid w:val="000C24AF"/>
    <w:rPr>
      <w:rFonts w:ascii="Arial" w:eastAsia="MS Mincho" w:hAnsi="Arial" w:cs="Arial"/>
      <w:b/>
      <w:bCs/>
      <w:noProof/>
      <w:color w:val="005EB8" w:themeColor="accent1"/>
      <w:spacing w:val="-6"/>
      <w:w w:val="200"/>
      <w:kern w:val="28"/>
      <w:sz w:val="16"/>
      <w:szCs w:val="16"/>
      <w14:ligatures w14:val="standardContextual"/>
    </w:rPr>
  </w:style>
  <w:style w:type="paragraph" w:customStyle="1" w:styleId="Numberedlist">
    <w:name w:val="Numbered list"/>
    <w:basedOn w:val="ListParagraph"/>
    <w:link w:val="NumberedlistChar"/>
    <w:qFormat/>
    <w:rsid w:val="000C24AF"/>
    <w:pPr>
      <w:spacing w:after="140"/>
      <w:ind w:left="510" w:hanging="510"/>
    </w:pPr>
  </w:style>
  <w:style w:type="character" w:customStyle="1" w:styleId="NumberedlistChar">
    <w:name w:val="Numbered list Char"/>
    <w:basedOn w:val="DefaultParagraphFont"/>
    <w:link w:val="Numberedlist"/>
    <w:rsid w:val="000C24AF"/>
    <w:rPr>
      <w:rFonts w:ascii="Arial" w:hAnsi="Arial"/>
      <w:sz w:val="24"/>
      <w:szCs w:val="24"/>
    </w:rPr>
  </w:style>
  <w:style w:type="paragraph" w:styleId="TOC2">
    <w:name w:val="toc 2"/>
    <w:basedOn w:val="Normal"/>
    <w:next w:val="Normal"/>
    <w:autoRedefine/>
    <w:uiPriority w:val="39"/>
    <w:unhideWhenUsed/>
    <w:qFormat/>
    <w:rsid w:val="00EB6372"/>
    <w:pPr>
      <w:spacing w:after="100"/>
      <w:ind w:left="220"/>
    </w:pPr>
    <w:rPr>
      <w:color w:val="424D58" w:themeColor="accent6"/>
    </w:rPr>
  </w:style>
  <w:style w:type="paragraph" w:styleId="TOC3">
    <w:name w:val="toc 3"/>
    <w:basedOn w:val="Normal"/>
    <w:next w:val="Normal"/>
    <w:autoRedefine/>
    <w:uiPriority w:val="39"/>
    <w:semiHidden/>
    <w:unhideWhenUsed/>
    <w:qFormat/>
    <w:rsid w:val="000C24AF"/>
    <w:pPr>
      <w:spacing w:after="100" w:line="276" w:lineRule="auto"/>
      <w:ind w:left="440"/>
      <w:textboxTightWrap w:val="none"/>
    </w:pPr>
    <w:rPr>
      <w:rFonts w:asciiTheme="minorHAnsi" w:eastAsiaTheme="minorEastAsia" w:hAnsiTheme="minorHAnsi" w:cstheme="minorBidi"/>
      <w:szCs w:val="22"/>
      <w:lang w:val="en-US" w:eastAsia="ja-JP"/>
    </w:rPr>
  </w:style>
  <w:style w:type="paragraph" w:styleId="Header">
    <w:name w:val="header"/>
    <w:basedOn w:val="Normal"/>
    <w:link w:val="HeaderChar"/>
    <w:uiPriority w:val="99"/>
    <w:unhideWhenUsed/>
    <w:qFormat/>
    <w:rsid w:val="004F0A67"/>
    <w:pPr>
      <w:pBdr>
        <w:bottom w:val="single" w:sz="2" w:space="4" w:color="84919C" w:themeColor="accent2"/>
      </w:pBdr>
      <w:tabs>
        <w:tab w:val="left" w:pos="9639"/>
      </w:tabs>
      <w:spacing w:after="0"/>
    </w:pPr>
    <w:rPr>
      <w:color w:val="84919C" w:themeColor="accent2"/>
      <w:sz w:val="20"/>
    </w:rPr>
  </w:style>
  <w:style w:type="character" w:customStyle="1" w:styleId="HeaderChar">
    <w:name w:val="Header Char"/>
    <w:basedOn w:val="DefaultParagraphFont"/>
    <w:link w:val="Header"/>
    <w:uiPriority w:val="99"/>
    <w:rsid w:val="004F0A67"/>
    <w:rPr>
      <w:rFonts w:ascii="Arial" w:hAnsi="Arial"/>
      <w:color w:val="84919C" w:themeColor="accent2"/>
      <w:szCs w:val="24"/>
    </w:rPr>
  </w:style>
  <w:style w:type="paragraph" w:styleId="Footer">
    <w:name w:val="footer"/>
    <w:basedOn w:val="Normal"/>
    <w:link w:val="FooterChar"/>
    <w:autoRedefine/>
    <w:uiPriority w:val="99"/>
    <w:unhideWhenUsed/>
    <w:qFormat/>
    <w:rsid w:val="0000416F"/>
    <w:pPr>
      <w:tabs>
        <w:tab w:val="left" w:pos="426"/>
        <w:tab w:val="right" w:pos="9866"/>
      </w:tabs>
      <w:spacing w:after="0"/>
    </w:pPr>
    <w:rPr>
      <w:color w:val="84919C" w:themeColor="accent2"/>
      <w:spacing w:val="-4"/>
      <w:sz w:val="18"/>
    </w:rPr>
  </w:style>
  <w:style w:type="character" w:customStyle="1" w:styleId="FooterChar">
    <w:name w:val="Footer Char"/>
    <w:basedOn w:val="DefaultParagraphFont"/>
    <w:link w:val="Footer"/>
    <w:uiPriority w:val="99"/>
    <w:rsid w:val="0000416F"/>
    <w:rPr>
      <w:rFonts w:ascii="Arial" w:hAnsi="Arial"/>
      <w:color w:val="84919C" w:themeColor="accent2"/>
      <w:spacing w:val="-4"/>
      <w:sz w:val="18"/>
      <w:szCs w:val="24"/>
    </w:rPr>
  </w:style>
  <w:style w:type="character" w:styleId="Strong">
    <w:name w:val="Strong"/>
    <w:aliases w:val="Bold"/>
    <w:qFormat/>
    <w:rsid w:val="000C24AF"/>
    <w:rPr>
      <w:rFonts w:asciiTheme="minorHAnsi" w:hAnsiTheme="minorHAnsi"/>
      <w:b/>
      <w:bCs/>
    </w:rPr>
  </w:style>
  <w:style w:type="paragraph" w:styleId="Quote">
    <w:name w:val="Quote"/>
    <w:basedOn w:val="Normal"/>
    <w:next w:val="Normal"/>
    <w:link w:val="QuoteChar"/>
    <w:uiPriority w:val="29"/>
    <w:qFormat/>
    <w:rsid w:val="00FA4212"/>
    <w:pPr>
      <w:spacing w:before="70" w:after="70"/>
    </w:pPr>
    <w:rPr>
      <w:rFonts w:asciiTheme="minorHAnsi" w:hAnsiTheme="minorHAnsi"/>
      <w:i/>
      <w:iCs/>
      <w:color w:val="005EB8" w:themeColor="accent1"/>
      <w:sz w:val="30"/>
    </w:rPr>
  </w:style>
  <w:style w:type="character" w:customStyle="1" w:styleId="QuoteChar">
    <w:name w:val="Quote Char"/>
    <w:basedOn w:val="DefaultParagraphFont"/>
    <w:link w:val="Quote"/>
    <w:uiPriority w:val="29"/>
    <w:rsid w:val="00FA4212"/>
    <w:rPr>
      <w:rFonts w:asciiTheme="minorHAnsi" w:hAnsiTheme="minorHAnsi"/>
      <w:i/>
      <w:iCs/>
      <w:color w:val="005EB8" w:themeColor="accent1"/>
      <w:sz w:val="30"/>
      <w:szCs w:val="24"/>
    </w:rPr>
  </w:style>
  <w:style w:type="character" w:customStyle="1" w:styleId="ListParagraphChar">
    <w:name w:val="List Paragraph Char"/>
    <w:aliases w:val="F5 List Paragraph Char,List Paragraph1 Char,Dot pt Char,No Spacing1 Char,List Paragraph Char Char Char Char,Indicator Text Char,Colorful List - Accent 11 Char,Numbered Para 1 Char,Bullet 1 Char,Bullet Points Char,MAIN CONTENT Char"/>
    <w:basedOn w:val="DefaultParagraphFont"/>
    <w:link w:val="ListParagraph"/>
    <w:uiPriority w:val="34"/>
    <w:qFormat/>
    <w:rsid w:val="001D243C"/>
    <w:rPr>
      <w:rFonts w:ascii="Arial" w:hAnsi="Arial"/>
      <w:sz w:val="24"/>
      <w:szCs w:val="24"/>
    </w:rPr>
  </w:style>
  <w:style w:type="character" w:styleId="FootnoteReference">
    <w:name w:val="footnote reference"/>
    <w:basedOn w:val="DefaultParagraphFont"/>
    <w:uiPriority w:val="99"/>
    <w:semiHidden/>
    <w:unhideWhenUsed/>
    <w:rsid w:val="001D243C"/>
    <w:rPr>
      <w:vertAlign w:val="superscript"/>
    </w:rPr>
  </w:style>
  <w:style w:type="paragraph" w:styleId="BalloonText">
    <w:name w:val="Balloon Text"/>
    <w:basedOn w:val="Normal"/>
    <w:link w:val="BalloonTextChar"/>
    <w:uiPriority w:val="99"/>
    <w:semiHidden/>
    <w:unhideWhenUsed/>
    <w:rsid w:val="003D3A4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A42"/>
    <w:rPr>
      <w:rFonts w:ascii="Tahoma" w:hAnsi="Tahoma" w:cs="Tahoma"/>
      <w:sz w:val="16"/>
      <w:szCs w:val="16"/>
    </w:rPr>
  </w:style>
  <w:style w:type="character" w:styleId="PlaceholderText">
    <w:name w:val="Placeholder Text"/>
    <w:basedOn w:val="DefaultParagraphFont"/>
    <w:uiPriority w:val="99"/>
    <w:semiHidden/>
    <w:rsid w:val="00DD77F0"/>
    <w:rPr>
      <w:color w:val="808080"/>
    </w:rPr>
  </w:style>
  <w:style w:type="paragraph" w:customStyle="1" w:styleId="Publisheddate">
    <w:name w:val="Published date"/>
    <w:basedOn w:val="Heading4"/>
    <w:link w:val="PublisheddateChar"/>
    <w:qFormat/>
    <w:rsid w:val="00E5122E"/>
    <w:rPr>
      <w:b w:val="0"/>
      <w:sz w:val="30"/>
    </w:rPr>
  </w:style>
  <w:style w:type="character" w:customStyle="1" w:styleId="PublisheddateChar">
    <w:name w:val="Published date Char"/>
    <w:basedOn w:val="Heading4Char"/>
    <w:link w:val="Publisheddate"/>
    <w:rsid w:val="00E5122E"/>
    <w:rPr>
      <w:rFonts w:ascii="Arial" w:hAnsi="Arial"/>
      <w:b w:val="0"/>
      <w:color w:val="005EB8" w:themeColor="accent1"/>
      <w:sz w:val="30"/>
    </w:rPr>
  </w:style>
  <w:style w:type="table" w:styleId="TableGrid">
    <w:name w:val="Table Grid"/>
    <w:basedOn w:val="TableNormal"/>
    <w:uiPriority w:val="99"/>
    <w:rsid w:val="004753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475356"/>
    <w:tblPr>
      <w:tblStyleRowBandSize w:val="1"/>
      <w:tblStyleColBandSize w:val="1"/>
      <w:tblBorders>
        <w:top w:val="single" w:sz="4" w:space="0" w:color="699DFF" w:themeColor="accent3" w:themeTint="66"/>
        <w:left w:val="single" w:sz="4" w:space="0" w:color="699DFF" w:themeColor="accent3" w:themeTint="66"/>
        <w:bottom w:val="single" w:sz="4" w:space="0" w:color="699DFF" w:themeColor="accent3" w:themeTint="66"/>
        <w:right w:val="single" w:sz="4" w:space="0" w:color="699DFF" w:themeColor="accent3" w:themeTint="66"/>
        <w:insideH w:val="single" w:sz="4" w:space="0" w:color="699DFF" w:themeColor="accent3" w:themeTint="66"/>
        <w:insideV w:val="single" w:sz="4" w:space="0" w:color="699DFF" w:themeColor="accent3" w:themeTint="66"/>
      </w:tblBorders>
    </w:tblPr>
    <w:tblStylePr w:type="firstRow">
      <w:rPr>
        <w:b/>
        <w:bCs/>
      </w:rPr>
      <w:tblPr/>
      <w:tcPr>
        <w:tcBorders>
          <w:bottom w:val="single" w:sz="12" w:space="0" w:color="1E6DFF" w:themeColor="accent3" w:themeTint="99"/>
        </w:tcBorders>
      </w:tcPr>
    </w:tblStylePr>
    <w:tblStylePr w:type="lastRow">
      <w:rPr>
        <w:b/>
        <w:bCs/>
      </w:rPr>
      <w:tblPr/>
      <w:tcPr>
        <w:tcBorders>
          <w:top w:val="double" w:sz="2" w:space="0" w:color="1E6DFF" w:themeColor="accent3" w:themeTint="99"/>
        </w:tcBorders>
      </w:tcPr>
    </w:tblStylePr>
    <w:tblStylePr w:type="firstCol">
      <w:rPr>
        <w:b/>
        <w:bCs/>
      </w:rPr>
    </w:tblStylePr>
    <w:tblStylePr w:type="lastCol">
      <w:rPr>
        <w:b/>
        <w:bCs/>
      </w:rPr>
    </w:tblStylePr>
  </w:style>
  <w:style w:type="paragraph" w:styleId="Caption">
    <w:name w:val="caption"/>
    <w:basedOn w:val="Normal"/>
    <w:next w:val="Normal"/>
    <w:unhideWhenUsed/>
    <w:qFormat/>
    <w:rsid w:val="00475356"/>
    <w:pPr>
      <w:spacing w:after="200"/>
    </w:pPr>
    <w:rPr>
      <w:i/>
      <w:iCs/>
      <w:color w:val="033F85" w:themeColor="text2"/>
      <w:sz w:val="18"/>
      <w:szCs w:val="18"/>
    </w:rPr>
  </w:style>
  <w:style w:type="paragraph" w:styleId="PlainText">
    <w:name w:val="Plain Text"/>
    <w:basedOn w:val="Normal"/>
    <w:link w:val="PlainTextChar"/>
    <w:uiPriority w:val="99"/>
    <w:unhideWhenUsed/>
    <w:rsid w:val="009B4462"/>
    <w:pPr>
      <w:spacing w:after="0"/>
      <w:textboxTightWrap w:val="none"/>
    </w:pPr>
    <w:rPr>
      <w:rFonts w:eastAsiaTheme="minorHAnsi" w:cs="Arial"/>
      <w:color w:val="auto"/>
      <w:sz w:val="22"/>
      <w:szCs w:val="22"/>
    </w:rPr>
  </w:style>
  <w:style w:type="character" w:customStyle="1" w:styleId="PlainTextChar">
    <w:name w:val="Plain Text Char"/>
    <w:basedOn w:val="DefaultParagraphFont"/>
    <w:link w:val="PlainText"/>
    <w:uiPriority w:val="99"/>
    <w:rsid w:val="009B4462"/>
    <w:rPr>
      <w:rFonts w:ascii="Arial" w:eastAsiaTheme="minorHAnsi" w:hAnsi="Arial" w:cs="Arial"/>
      <w:sz w:val="22"/>
      <w:szCs w:val="22"/>
    </w:rPr>
  </w:style>
  <w:style w:type="character" w:styleId="UnresolvedMention">
    <w:name w:val="Unresolved Mention"/>
    <w:basedOn w:val="DefaultParagraphFont"/>
    <w:uiPriority w:val="99"/>
    <w:semiHidden/>
    <w:unhideWhenUsed/>
    <w:rsid w:val="00AC5777"/>
    <w:rPr>
      <w:color w:val="605E5C"/>
      <w:shd w:val="clear" w:color="auto" w:fill="E1DFDD"/>
    </w:rPr>
  </w:style>
  <w:style w:type="character" w:styleId="FollowedHyperlink">
    <w:name w:val="FollowedHyperlink"/>
    <w:basedOn w:val="DefaultParagraphFont"/>
    <w:uiPriority w:val="99"/>
    <w:semiHidden/>
    <w:unhideWhenUsed/>
    <w:rsid w:val="006908C0"/>
    <w:rPr>
      <w:color w:val="7C2855" w:themeColor="followedHyperlink"/>
      <w:u w:val="single"/>
    </w:rPr>
  </w:style>
  <w:style w:type="paragraph" w:customStyle="1" w:styleId="TableText">
    <w:name w:val="Table Text"/>
    <w:basedOn w:val="Normal"/>
    <w:link w:val="TableTextChar"/>
    <w:qFormat/>
    <w:rsid w:val="00F17250"/>
    <w:pPr>
      <w:spacing w:before="120" w:after="120"/>
      <w:textboxTightWrap w:val="allLines"/>
    </w:pPr>
    <w:rPr>
      <w:color w:val="auto"/>
      <w:sz w:val="21"/>
      <w:lang w:eastAsia="en-GB"/>
    </w:rPr>
  </w:style>
  <w:style w:type="character" w:customStyle="1" w:styleId="TableTextChar">
    <w:name w:val="Table Text Char"/>
    <w:basedOn w:val="DefaultParagraphFont"/>
    <w:link w:val="TableText"/>
    <w:rsid w:val="00F17250"/>
    <w:rPr>
      <w:rFonts w:ascii="Arial" w:hAnsi="Arial"/>
      <w:sz w:val="21"/>
      <w:szCs w:val="24"/>
      <w:lang w:eastAsia="en-GB"/>
    </w:rPr>
  </w:style>
  <w:style w:type="paragraph" w:customStyle="1" w:styleId="TableHeader">
    <w:name w:val="Table Header"/>
    <w:basedOn w:val="Normal"/>
    <w:qFormat/>
    <w:rsid w:val="00F17250"/>
    <w:pPr>
      <w:tabs>
        <w:tab w:val="right" w:pos="14580"/>
      </w:tabs>
      <w:spacing w:before="60" w:after="60"/>
      <w:ind w:right="-108"/>
      <w:textboxTightWrap w:val="allLines"/>
    </w:pPr>
    <w:rPr>
      <w:rFonts w:eastAsia="SimSun" w:cs="Arial"/>
      <w:b/>
      <w:bCs/>
      <w:color w:val="auto"/>
      <w:sz w:val="21"/>
      <w:lang w:val="en-US" w:eastAsia="en-GB"/>
    </w:rPr>
  </w:style>
  <w:style w:type="paragraph" w:customStyle="1" w:styleId="Docmgmtheading">
    <w:name w:val="Doc mgmt heading"/>
    <w:basedOn w:val="Normal"/>
    <w:link w:val="DocmgmtheadingChar"/>
    <w:qFormat/>
    <w:rsid w:val="000C04FC"/>
    <w:pPr>
      <w:spacing w:before="120" w:after="120"/>
      <w:textboxTightWrap w:val="allLines"/>
    </w:pPr>
    <w:rPr>
      <w:b/>
      <w:color w:val="005EB8" w:themeColor="accent1"/>
      <w:sz w:val="42"/>
      <w:szCs w:val="42"/>
      <w:lang w:eastAsia="en-GB"/>
    </w:rPr>
  </w:style>
  <w:style w:type="paragraph" w:customStyle="1" w:styleId="DocMgmtSubhead">
    <w:name w:val="Doc Mgmt Subhead"/>
    <w:basedOn w:val="Docmgmtheading"/>
    <w:link w:val="DocMgmtSubheadChar"/>
    <w:qFormat/>
    <w:rsid w:val="000C04FC"/>
    <w:rPr>
      <w:rFonts w:eastAsia="MS Mincho"/>
      <w:spacing w:val="-6"/>
      <w:kern w:val="28"/>
      <w:sz w:val="35"/>
      <w14:ligatures w14:val="standardContextual"/>
    </w:rPr>
  </w:style>
  <w:style w:type="character" w:customStyle="1" w:styleId="DocmgmtheadingChar">
    <w:name w:val="Doc mgmt heading Char"/>
    <w:basedOn w:val="DefaultParagraphFont"/>
    <w:link w:val="Docmgmtheading"/>
    <w:rsid w:val="000C04FC"/>
    <w:rPr>
      <w:rFonts w:ascii="Arial" w:hAnsi="Arial"/>
      <w:b/>
      <w:color w:val="005EB8" w:themeColor="accent1"/>
      <w:sz w:val="42"/>
      <w:szCs w:val="42"/>
      <w:lang w:eastAsia="en-GB"/>
    </w:rPr>
  </w:style>
  <w:style w:type="character" w:customStyle="1" w:styleId="DocMgmtSubheadChar">
    <w:name w:val="Doc Mgmt Subhead Char"/>
    <w:basedOn w:val="Heading2Char"/>
    <w:link w:val="DocMgmtSubhead"/>
    <w:rsid w:val="000C04FC"/>
    <w:rPr>
      <w:rFonts w:ascii="Arial" w:eastAsia="MS Mincho" w:hAnsi="Arial"/>
      <w:b/>
      <w:color w:val="005EB8" w:themeColor="accent1"/>
      <w:spacing w:val="-6"/>
      <w:kern w:val="28"/>
      <w:sz w:val="35"/>
      <w:szCs w:val="42"/>
      <w:lang w:eastAsia="en-GB"/>
      <w14:ligatures w14:val="standardContextual"/>
    </w:rPr>
  </w:style>
  <w:style w:type="character" w:customStyle="1" w:styleId="Heading5Char">
    <w:name w:val="Heading 5 Char"/>
    <w:basedOn w:val="DefaultParagraphFont"/>
    <w:link w:val="Heading5"/>
    <w:uiPriority w:val="9"/>
    <w:semiHidden/>
    <w:rsid w:val="00B45B18"/>
    <w:rPr>
      <w:rFonts w:asciiTheme="majorHAnsi" w:eastAsiaTheme="majorEastAsia" w:hAnsiTheme="majorHAnsi" w:cstheme="majorBidi"/>
      <w:color w:val="004689" w:themeColor="accent1" w:themeShade="BF"/>
      <w:sz w:val="24"/>
      <w:szCs w:val="24"/>
    </w:rPr>
  </w:style>
  <w:style w:type="character" w:customStyle="1" w:styleId="Heading6Char">
    <w:name w:val="Heading 6 Char"/>
    <w:basedOn w:val="DefaultParagraphFont"/>
    <w:link w:val="Heading6"/>
    <w:uiPriority w:val="9"/>
    <w:semiHidden/>
    <w:rsid w:val="00B45B18"/>
    <w:rPr>
      <w:rFonts w:asciiTheme="majorHAnsi" w:eastAsiaTheme="majorEastAsia" w:hAnsiTheme="majorHAnsi" w:cstheme="majorBidi"/>
      <w:color w:val="002E5B" w:themeColor="accent1" w:themeShade="7F"/>
      <w:sz w:val="24"/>
      <w:szCs w:val="24"/>
    </w:rPr>
  </w:style>
  <w:style w:type="character" w:customStyle="1" w:styleId="Heading7Char">
    <w:name w:val="Heading 7 Char"/>
    <w:basedOn w:val="DefaultParagraphFont"/>
    <w:link w:val="Heading7"/>
    <w:semiHidden/>
    <w:rsid w:val="00B45B18"/>
    <w:rPr>
      <w:rFonts w:asciiTheme="majorHAnsi" w:eastAsiaTheme="majorEastAsia" w:hAnsiTheme="majorHAnsi" w:cstheme="majorBidi"/>
      <w:i/>
      <w:iCs/>
      <w:color w:val="002E5B" w:themeColor="accent1" w:themeShade="7F"/>
      <w:sz w:val="24"/>
      <w:szCs w:val="24"/>
    </w:rPr>
  </w:style>
  <w:style w:type="character" w:customStyle="1" w:styleId="Heading8Char">
    <w:name w:val="Heading 8 Char"/>
    <w:basedOn w:val="DefaultParagraphFont"/>
    <w:link w:val="Heading8"/>
    <w:semiHidden/>
    <w:rsid w:val="00B45B18"/>
    <w:rPr>
      <w:rFonts w:asciiTheme="majorHAnsi" w:eastAsiaTheme="majorEastAsia" w:hAnsiTheme="majorHAnsi" w:cstheme="majorBidi"/>
      <w:color w:val="333333" w:themeColor="text1" w:themeTint="D8"/>
      <w:sz w:val="21"/>
      <w:szCs w:val="21"/>
    </w:rPr>
  </w:style>
  <w:style w:type="character" w:customStyle="1" w:styleId="Heading9Char">
    <w:name w:val="Heading 9 Char"/>
    <w:basedOn w:val="DefaultParagraphFont"/>
    <w:link w:val="Heading9"/>
    <w:semiHidden/>
    <w:rsid w:val="00B45B18"/>
    <w:rPr>
      <w:rFonts w:asciiTheme="majorHAnsi" w:eastAsiaTheme="majorEastAsia" w:hAnsiTheme="majorHAnsi" w:cstheme="majorBidi"/>
      <w:i/>
      <w:iCs/>
      <w:color w:val="333333" w:themeColor="text1" w:themeTint="D8"/>
      <w:sz w:val="21"/>
      <w:szCs w:val="21"/>
    </w:rPr>
  </w:style>
  <w:style w:type="character" w:styleId="CommentReference">
    <w:name w:val="annotation reference"/>
    <w:basedOn w:val="DefaultParagraphFont"/>
    <w:uiPriority w:val="99"/>
    <w:semiHidden/>
    <w:unhideWhenUsed/>
    <w:rsid w:val="00C93B17"/>
    <w:rPr>
      <w:sz w:val="16"/>
      <w:szCs w:val="16"/>
    </w:rPr>
  </w:style>
  <w:style w:type="paragraph" w:styleId="CommentText">
    <w:name w:val="annotation text"/>
    <w:basedOn w:val="Normal"/>
    <w:link w:val="CommentTextChar"/>
    <w:uiPriority w:val="99"/>
    <w:semiHidden/>
    <w:unhideWhenUsed/>
    <w:rsid w:val="00C93B17"/>
    <w:rPr>
      <w:sz w:val="20"/>
      <w:szCs w:val="20"/>
    </w:rPr>
  </w:style>
  <w:style w:type="character" w:customStyle="1" w:styleId="CommentTextChar">
    <w:name w:val="Comment Text Char"/>
    <w:basedOn w:val="DefaultParagraphFont"/>
    <w:link w:val="CommentText"/>
    <w:uiPriority w:val="99"/>
    <w:semiHidden/>
    <w:rsid w:val="00C93B17"/>
    <w:rPr>
      <w:rFonts w:ascii="Arial" w:hAnsi="Arial"/>
      <w:color w:val="0F0F0F" w:themeColor="text1"/>
    </w:rPr>
  </w:style>
  <w:style w:type="paragraph" w:styleId="CommentSubject">
    <w:name w:val="annotation subject"/>
    <w:basedOn w:val="CommentText"/>
    <w:next w:val="CommentText"/>
    <w:link w:val="CommentSubjectChar"/>
    <w:uiPriority w:val="99"/>
    <w:semiHidden/>
    <w:unhideWhenUsed/>
    <w:rsid w:val="00C93B17"/>
    <w:rPr>
      <w:b/>
      <w:bCs/>
    </w:rPr>
  </w:style>
  <w:style w:type="character" w:customStyle="1" w:styleId="CommentSubjectChar">
    <w:name w:val="Comment Subject Char"/>
    <w:basedOn w:val="CommentTextChar"/>
    <w:link w:val="CommentSubject"/>
    <w:uiPriority w:val="99"/>
    <w:semiHidden/>
    <w:rsid w:val="00C93B17"/>
    <w:rPr>
      <w:rFonts w:ascii="Arial" w:hAnsi="Arial"/>
      <w:b/>
      <w:bCs/>
      <w:color w:val="0F0F0F" w:themeColor="text1"/>
    </w:rPr>
  </w:style>
  <w:style w:type="paragraph" w:styleId="Revision">
    <w:name w:val="Revision"/>
    <w:hidden/>
    <w:uiPriority w:val="99"/>
    <w:semiHidden/>
    <w:rsid w:val="00520AD3"/>
    <w:rPr>
      <w:rFonts w:ascii="Arial" w:hAnsi="Arial"/>
      <w:color w:val="0F0F0F"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234747">
      <w:bodyDiv w:val="1"/>
      <w:marLeft w:val="0"/>
      <w:marRight w:val="0"/>
      <w:marTop w:val="0"/>
      <w:marBottom w:val="0"/>
      <w:divBdr>
        <w:top w:val="none" w:sz="0" w:space="0" w:color="auto"/>
        <w:left w:val="none" w:sz="0" w:space="0" w:color="auto"/>
        <w:bottom w:val="none" w:sz="0" w:space="0" w:color="auto"/>
        <w:right w:val="none" w:sz="0" w:space="0" w:color="auto"/>
      </w:divBdr>
    </w:div>
    <w:div w:id="1208105331">
      <w:bodyDiv w:val="1"/>
      <w:marLeft w:val="0"/>
      <w:marRight w:val="0"/>
      <w:marTop w:val="0"/>
      <w:marBottom w:val="0"/>
      <w:divBdr>
        <w:top w:val="none" w:sz="0" w:space="0" w:color="auto"/>
        <w:left w:val="none" w:sz="0" w:space="0" w:color="auto"/>
        <w:bottom w:val="none" w:sz="0" w:space="0" w:color="auto"/>
        <w:right w:val="none" w:sz="0" w:space="0" w:color="auto"/>
      </w:divBdr>
    </w:div>
    <w:div w:id="1390493537">
      <w:bodyDiv w:val="1"/>
      <w:marLeft w:val="0"/>
      <w:marRight w:val="0"/>
      <w:marTop w:val="0"/>
      <w:marBottom w:val="0"/>
      <w:divBdr>
        <w:top w:val="none" w:sz="0" w:space="0" w:color="auto"/>
        <w:left w:val="none" w:sz="0" w:space="0" w:color="auto"/>
        <w:bottom w:val="none" w:sz="0" w:space="0" w:color="auto"/>
        <w:right w:val="none" w:sz="0" w:space="0" w:color="auto"/>
      </w:divBdr>
      <w:divsChild>
        <w:div w:id="10012021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emf"/><Relationship Id="rId26" Type="http://schemas.openxmlformats.org/officeDocument/2006/relationships/hyperlink" Target="https://hscic365.sharepoint.com/:w:/r/sites/NRLNEMSOperations/Shared%20Documents/External%20Access/NRL%20Consumer%20Go%20or%20No-Go%20checklist%20-%20for%20SCRa%20only%20-%20%5binsert%20org%20name(s)%20here%5d%20-%20Template%20v0.6.docx?d=wd2eccb90621e4584a6346f44d02bcd59&amp;csf=1&amp;web=1&amp;e=0BZtB4" TargetMode="External"/><Relationship Id="rId39" Type="http://schemas.openxmlformats.org/officeDocument/2006/relationships/header" Target="header3.xml"/><Relationship Id="rId21" Type="http://schemas.openxmlformats.org/officeDocument/2006/relationships/hyperlink" Target="https://developer.nhs.uk/apis/spine-core/smartcards.html" TargetMode="External"/><Relationship Id="rId34" Type="http://schemas.openxmlformats.org/officeDocument/2006/relationships/hyperlink" Target="https://hscic365.sharepoint.com/sites/IP/National%20Record%20Locator%20Phase%202/Requirements/Processes%20and%20Guidance/ssd.nationalservicedesk@nhs.net" TargetMode="External"/><Relationship Id="rId42"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digital.nhs.uk/services/national-record-locator" TargetMode="External"/><Relationship Id="rId20" Type="http://schemas.openxmlformats.org/officeDocument/2006/relationships/hyperlink" Target="https://hscic365.sharepoint.com/:w:/r/sites/NRLNEMSOperations/Shared%20Documents/External%20Access/NRL%20Onboarding%20Guide%20for%20Direct%20API%20Integration%20v1.2.docx?d=w3c9cb0bc980a41c89b6e8d4d28141a07&amp;csf=1&amp;web=1&amp;e=ppws6f" TargetMode="External"/><Relationship Id="rId29" Type="http://schemas.openxmlformats.org/officeDocument/2006/relationships/hyperlink" Target="https://digital.nhs.uk/binaries/content/assets/legacy/pdf/j/8/assigning_access_to_user.pdf"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hscic365.sharepoint.com/:w:/r/sites/NRLNEMSOperations/Shared%20Documents/External%20Access/NRL%20Provider%20Guidance%20V2.0.docx?d=w79e18793487a44898ad1cad51cd9d0d9&amp;csf=1&amp;web=1&amp;e=ASYPO3" TargetMode="External"/><Relationship Id="rId32" Type="http://schemas.openxmlformats.org/officeDocument/2006/relationships/image" Target="media/image4.emf"/><Relationship Id="rId37" Type="http://schemas.openxmlformats.org/officeDocument/2006/relationships/oleObject" Target="embeddings/oleObject3.bin"/><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hyperlink" Target="https://hscic365.sharepoint.com/:w:/r/sites/NRLNEMSOperations/Shared%20Documents/External%20Access/NRL%20Consumer%20Guidance%20V3.0.docx?d=wf3026755b0274d46bb3b3787b3fe58b2&amp;csf=1&amp;web=1&amp;e=zZpr8k" TargetMode="External"/><Relationship Id="rId28" Type="http://schemas.openxmlformats.org/officeDocument/2006/relationships/hyperlink" Target="https://digital.nhs.uk/services/registration-authorities-and-smartcards/care-identity-service/guidance-leaflets" TargetMode="External"/><Relationship Id="rId36" Type="http://schemas.openxmlformats.org/officeDocument/2006/relationships/image" Target="media/image5.emf"/><Relationship Id="rId10" Type="http://schemas.openxmlformats.org/officeDocument/2006/relationships/footnotes" Target="footnotes.xml"/><Relationship Id="rId19" Type="http://schemas.openxmlformats.org/officeDocument/2006/relationships/oleObject" Target="embeddings/oleObject1.bin"/><Relationship Id="rId31" Type="http://schemas.openxmlformats.org/officeDocument/2006/relationships/hyperlink" Target="https://digital.nhs.uk/services/nhs-identity/it-support-guidance/smartcards/configure"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hyperlink" Target="https://digital.nhs.uk/services/registration-authorities-and-smartcards/care-identity-service/news-and-service-updates/oberthur-smartcard-updates/ia-v2.2.3.7" TargetMode="External"/><Relationship Id="rId27" Type="http://schemas.openxmlformats.org/officeDocument/2006/relationships/hyperlink" Target="https://developer.nhs.uk/apis/nrl/" TargetMode="External"/><Relationship Id="rId30" Type="http://schemas.openxmlformats.org/officeDocument/2006/relationships/hyperlink" Target="https://digital.nhs.uk/binaries/content/assets/legacy/pdf/j/5/batch_management.pdf" TargetMode="External"/><Relationship Id="rId35" Type="http://schemas.openxmlformats.org/officeDocument/2006/relationships/hyperlink" Target="https://nww.serviceportal.digital.nhs.uk/CherwellPortal/NHSD" TargetMode="External"/><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hscic365.sharepoint.com/:p:/r/sites/NRLNEMSOperations/Shared%20Documents/External%20Access/An%20Introduction%20to%20the%20NRL%20-%20National%20Record%20Locator%20v1.1.pptx?d=we49cecec8f004aaaae097b287afe8adb&amp;csf=1&amp;web=1&amp;e=rk468v" TargetMode="External"/><Relationship Id="rId25" Type="http://schemas.openxmlformats.org/officeDocument/2006/relationships/hyperlink" Target="mailto:nrlnems.ls@nhs.net" TargetMode="External"/><Relationship Id="rId33" Type="http://schemas.openxmlformats.org/officeDocument/2006/relationships/oleObject" Target="embeddings/oleObject2.bin"/><Relationship Id="rId38" Type="http://schemas.openxmlformats.org/officeDocument/2006/relationships/hyperlink" Target="https://portal.spineservices.nhs.uk/kookaburra"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F30967B23844439BFD786E8D3C6A53"/>
        <w:category>
          <w:name w:val="General"/>
          <w:gallery w:val="placeholder"/>
        </w:category>
        <w:types>
          <w:type w:val="bbPlcHdr"/>
        </w:types>
        <w:behaviors>
          <w:behavior w:val="content"/>
        </w:behaviors>
        <w:guid w:val="{F68FB450-C62D-416F-AF8B-F0BAC7BCB4CA}"/>
      </w:docPartPr>
      <w:docPartBody>
        <w:p w:rsidR="00311761" w:rsidRDefault="00311761">
          <w:r w:rsidRPr="00DD77F0">
            <w:t>Title of document</w:t>
          </w:r>
        </w:p>
      </w:docPartBody>
    </w:docPart>
    <w:docPart>
      <w:docPartPr>
        <w:name w:val="1097B55C9A6745EB9E9A0416904E9CD2"/>
        <w:category>
          <w:name w:val="General"/>
          <w:gallery w:val="placeholder"/>
        </w:category>
        <w:types>
          <w:type w:val="bbPlcHdr"/>
        </w:types>
        <w:behaviors>
          <w:behavior w:val="content"/>
        </w:behaviors>
        <w:guid w:val="{928E0D46-08DE-4872-A14E-F510BCC359FA}"/>
      </w:docPartPr>
      <w:docPartBody>
        <w:p w:rsidR="00247786" w:rsidRDefault="00960326" w:rsidP="00960326">
          <w:r w:rsidRPr="00D36299">
            <w:rPr>
              <w:rStyle w:val="PlaceholderText"/>
            </w:rPr>
            <w:t>[Status]</w:t>
          </w:r>
        </w:p>
      </w:docPartBody>
    </w:docPart>
    <w:docPart>
      <w:docPartPr>
        <w:name w:val="AFFB5330C09B47C9B083024E25764DC0"/>
        <w:category>
          <w:name w:val="General"/>
          <w:gallery w:val="placeholder"/>
        </w:category>
        <w:types>
          <w:type w:val="bbPlcHdr"/>
        </w:types>
        <w:behaviors>
          <w:behavior w:val="content"/>
        </w:behaviors>
        <w:guid w:val="{FC717C09-9F42-4A25-845D-C70B5542C449}"/>
      </w:docPartPr>
      <w:docPartBody>
        <w:p w:rsidR="00247786" w:rsidRDefault="00960326" w:rsidP="00960326">
          <w:r w:rsidRPr="00D36299">
            <w:rPr>
              <w:rStyle w:val="PlaceholderText"/>
            </w:rPr>
            <w:t>[Publish Date]</w:t>
          </w:r>
        </w:p>
      </w:docPartBody>
    </w:docPart>
    <w:docPart>
      <w:docPartPr>
        <w:name w:val="52695995F7A742738E0CD38D008F656F"/>
        <w:category>
          <w:name w:val="General"/>
          <w:gallery w:val="placeholder"/>
        </w:category>
        <w:types>
          <w:type w:val="bbPlcHdr"/>
        </w:types>
        <w:behaviors>
          <w:behavior w:val="content"/>
        </w:behaviors>
        <w:guid w:val="{1C81FC32-9C4A-488E-A690-CFDB68E62409}"/>
      </w:docPartPr>
      <w:docPartBody>
        <w:p w:rsidR="00BB04D2" w:rsidRDefault="008F6139" w:rsidP="008F6139">
          <w:r w:rsidRPr="00D36299">
            <w:rPr>
              <w:rStyle w:val="PlaceholderText"/>
            </w:rPr>
            <w:t>[Manager]</w:t>
          </w:r>
        </w:p>
      </w:docPartBody>
    </w:docPart>
    <w:docPart>
      <w:docPartPr>
        <w:name w:val="DCDB4D9290694B1CBE584D571EBE1328"/>
        <w:category>
          <w:name w:val="General"/>
          <w:gallery w:val="placeholder"/>
        </w:category>
        <w:types>
          <w:type w:val="bbPlcHdr"/>
        </w:types>
        <w:behaviors>
          <w:behavior w:val="content"/>
        </w:behaviors>
        <w:guid w:val="{61A77B02-8177-4B97-93AF-F0D29E3DA663}"/>
      </w:docPartPr>
      <w:docPartBody>
        <w:p w:rsidR="00BB04D2" w:rsidRDefault="008F6139" w:rsidP="008F6139">
          <w:r w:rsidRPr="00D36299">
            <w:rPr>
              <w:rStyle w:val="PlaceholderText"/>
            </w:rPr>
            <w:t>[Manager]</w:t>
          </w:r>
        </w:p>
      </w:docPartBody>
    </w:docPart>
    <w:docPart>
      <w:docPartPr>
        <w:name w:val="02C4B3CDA3AC454AA1B62571E7767941"/>
        <w:category>
          <w:name w:val="General"/>
          <w:gallery w:val="placeholder"/>
        </w:category>
        <w:types>
          <w:type w:val="bbPlcHdr"/>
        </w:types>
        <w:behaviors>
          <w:behavior w:val="content"/>
        </w:behaviors>
        <w:guid w:val="{61B6DCDB-B595-40F7-BFB7-C6D98345C267}"/>
      </w:docPartPr>
      <w:docPartBody>
        <w:p w:rsidR="002500CD" w:rsidRDefault="00311761">
          <w:pPr>
            <w:pStyle w:val="02C4B3CDA3AC454AA1B62571E7767941"/>
          </w:pPr>
          <w:r w:rsidRPr="00DD77F0">
            <w:t>Title of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FrutigerLTStd-Light">
    <w:altName w:val="Calibri"/>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1761"/>
    <w:rsid w:val="000170CB"/>
    <w:rsid w:val="00054E5F"/>
    <w:rsid w:val="00152B56"/>
    <w:rsid w:val="001D5382"/>
    <w:rsid w:val="00247786"/>
    <w:rsid w:val="002500CD"/>
    <w:rsid w:val="00271933"/>
    <w:rsid w:val="002E5565"/>
    <w:rsid w:val="00311761"/>
    <w:rsid w:val="0037754C"/>
    <w:rsid w:val="003E0902"/>
    <w:rsid w:val="00626EC5"/>
    <w:rsid w:val="006F4E4A"/>
    <w:rsid w:val="0075431F"/>
    <w:rsid w:val="00794BA2"/>
    <w:rsid w:val="008B7CB9"/>
    <w:rsid w:val="008C1054"/>
    <w:rsid w:val="008D5246"/>
    <w:rsid w:val="008F6139"/>
    <w:rsid w:val="00922946"/>
    <w:rsid w:val="00960326"/>
    <w:rsid w:val="0096663F"/>
    <w:rsid w:val="00BB04D2"/>
    <w:rsid w:val="00BC7D89"/>
    <w:rsid w:val="00BD5454"/>
    <w:rsid w:val="00C21B94"/>
    <w:rsid w:val="00C71148"/>
    <w:rsid w:val="00CA3FE8"/>
    <w:rsid w:val="00CB4389"/>
    <w:rsid w:val="00D95196"/>
    <w:rsid w:val="00E570EF"/>
    <w:rsid w:val="00ED7BC3"/>
    <w:rsid w:val="00F35BEA"/>
    <w:rsid w:val="00F43DAF"/>
    <w:rsid w:val="00F54FB8"/>
    <w:rsid w:val="00FC086E"/>
    <w:rsid w:val="00FF538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F6139"/>
    <w:rPr>
      <w:color w:val="808080"/>
    </w:rPr>
  </w:style>
  <w:style w:type="paragraph" w:customStyle="1" w:styleId="02C4B3CDA3AC454AA1B62571E7767941">
    <w:name w:val="02C4B3CDA3AC454AA1B62571E7767941"/>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HSCIC_Corporate">
  <a:themeElements>
    <a:clrScheme name="01-NHS-Digital-THEME">
      <a:dk1>
        <a:srgbClr val="0F0F0F"/>
      </a:dk1>
      <a:lt1>
        <a:srgbClr val="FFFFFF"/>
      </a:lt1>
      <a:dk2>
        <a:srgbClr val="033F85"/>
      </a:dk2>
      <a:lt2>
        <a:srgbClr val="F9F9F9"/>
      </a:lt2>
      <a:accent1>
        <a:srgbClr val="005EB8"/>
      </a:accent1>
      <a:accent2>
        <a:srgbClr val="84919C"/>
      </a:accent2>
      <a:accent3>
        <a:srgbClr val="003087"/>
      </a:accent3>
      <a:accent4>
        <a:srgbClr val="71CCEF"/>
      </a:accent4>
      <a:accent5>
        <a:srgbClr val="D0D5D6"/>
      </a:accent5>
      <a:accent6>
        <a:srgbClr val="424D58"/>
      </a:accent6>
      <a:hlink>
        <a:srgbClr val="003087"/>
      </a:hlink>
      <a:folHlink>
        <a:srgbClr val="7C2855"/>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2021-05-24T00:00:00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79444AE57810248B9CEE5B5C5CC24BF" ma:contentTypeVersion="11" ma:contentTypeDescription="Create a new document." ma:contentTypeScope="" ma:versionID="98e8dd58b98d45dbf4a23dda2c93ed34">
  <xsd:schema xmlns:xsd="http://www.w3.org/2001/XMLSchema" xmlns:xs="http://www.w3.org/2001/XMLSchema" xmlns:p="http://schemas.microsoft.com/office/2006/metadata/properties" xmlns:ns2="03b27da9-4edd-4e10-a435-c02dc466f9b1" xmlns:ns3="8c20de49-1efd-4a05-884d-1f5e90a3c378" targetNamespace="http://schemas.microsoft.com/office/2006/metadata/properties" ma:root="true" ma:fieldsID="4182ee32f00b6de912eafad0a47c64db" ns2:_="" ns3:_="">
    <xsd:import namespace="03b27da9-4edd-4e10-a435-c02dc466f9b1"/>
    <xsd:import namespace="8c20de49-1efd-4a05-884d-1f5e90a3c37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b27da9-4edd-4e10-a435-c02dc466f9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20de49-1efd-4a05-884d-1f5e90a3c378"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8c20de49-1efd-4a05-884d-1f5e90a3c378">
      <UserInfo>
        <DisplayName>Jarvis Dave</DisplayName>
        <AccountId>338</AccountId>
        <AccountType/>
      </UserInfo>
    </SharedWithUser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918269-BE19-4335-915D-5E48299370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b27da9-4edd-4e10-a435-c02dc466f9b1"/>
    <ds:schemaRef ds:uri="8c20de49-1efd-4a05-884d-1f5e90a3c3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D2161B6-D9A2-4285-B5A1-A504549C808D}">
  <ds:schemaRefs>
    <ds:schemaRef ds:uri="http://schemas.microsoft.com/sharepoint/v3/contenttype/forms"/>
  </ds:schemaRefs>
</ds:datastoreItem>
</file>

<file path=customXml/itemProps4.xml><?xml version="1.0" encoding="utf-8"?>
<ds:datastoreItem xmlns:ds="http://schemas.openxmlformats.org/officeDocument/2006/customXml" ds:itemID="{5818218F-AB00-4272-A716-DA4688C85ECA}">
  <ds:schemaRefs>
    <ds:schemaRef ds:uri="http://schemas.openxmlformats.org/package/2006/metadata/core-properties"/>
    <ds:schemaRef ds:uri="http://www.w3.org/XML/1998/namespace"/>
    <ds:schemaRef ds:uri="http://schemas.microsoft.com/office/2006/metadata/properties"/>
    <ds:schemaRef ds:uri="http://schemas.microsoft.com/office/2006/documentManagement/types"/>
    <ds:schemaRef ds:uri="http://purl.org/dc/elements/1.1/"/>
    <ds:schemaRef ds:uri="http://purl.org/dc/dcmitype/"/>
    <ds:schemaRef ds:uri="http://schemas.microsoft.com/office/infopath/2007/PartnerControls"/>
    <ds:schemaRef ds:uri="8c20de49-1efd-4a05-884d-1f5e90a3c378"/>
    <ds:schemaRef ds:uri="03b27da9-4edd-4e10-a435-c02dc466f9b1"/>
    <ds:schemaRef ds:uri="http://purl.org/dc/terms/"/>
  </ds:schemaRefs>
</ds:datastoreItem>
</file>

<file path=customXml/itemProps5.xml><?xml version="1.0" encoding="utf-8"?>
<ds:datastoreItem xmlns:ds="http://schemas.openxmlformats.org/officeDocument/2006/customXml" ds:itemID="{F76F368A-6FC8-4F12-A190-095B1342F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11</Pages>
  <Words>2732</Words>
  <Characters>15578</Characters>
  <Application>Microsoft Office Word</Application>
  <DocSecurity>0</DocSecurity>
  <Lines>129</Lines>
  <Paragraphs>36</Paragraphs>
  <ScaleCrop>false</ScaleCrop>
  <Manager>Jonathan Calpin</Manager>
  <Company>Health &amp; Social Care Information Centre</Company>
  <LinksUpToDate>false</LinksUpToDate>
  <CharactersWithSpaces>18274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NRL Onboarding Guide for Consumers using SCRa</dc:title>
  <dc:subject/>
  <dc:creator>Richard Pugmire</dc:creator>
  <cp:keywords/>
  <dc:description/>
  <cp:lastModifiedBy>Harry Plummer</cp:lastModifiedBy>
  <cp:revision>9</cp:revision>
  <cp:lastPrinted>2016-07-14T17:27:00Z</cp:lastPrinted>
  <dcterms:created xsi:type="dcterms:W3CDTF">2021-05-24T10:57:00Z</dcterms:created>
  <dcterms:modified xsi:type="dcterms:W3CDTF">2021-07-26T10:49:00Z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0x010100C79444AE57810248B9CEE5B5C5CC24BF</vt:lpwstr>
  </property>
  <property fmtid="{D5CDD505-2E9C-101B-9397-08002B2CF9AE}" pid="3" name="_dlc_policyId">
    <vt:lpwstr>0x010100248FFECF8F0D554792D64B70CF7BF038|1875765322</vt:lpwstr>
  </property>
  <property fmtid="{D5CDD505-2E9C-101B-9397-08002B2CF9AE}" pid="4" name="ItemRetentionFormula">
    <vt:lpwstr>&lt;formula id="Microsoft.Office.RecordsManagement.PolicyFeatures.Expiration.Formula.BuiltIn"&gt;&lt;number&gt;3&lt;/number&gt;&lt;property&gt;AuthoredDate&lt;/property&gt;&lt;propertyId&gt;78342c6d-8801-441d-a333-a9f070617aff&lt;/propertyId&gt;&lt;period&gt;years&lt;/period&gt;&lt;/formula&gt;</vt:lpwstr>
  </property>
  <property fmtid="{D5CDD505-2E9C-101B-9397-08002B2CF9AE}" pid="5" name="InformationType">
    <vt:lpwstr>10;#Report|86ff5d87-bdb6-4c85-b7b6-a06dc0e9f122</vt:lpwstr>
  </property>
  <property fmtid="{D5CDD505-2E9C-101B-9397-08002B2CF9AE}" pid="6" name="PortfolioCode">
    <vt:lpwstr>53;#P0404/00 - Communications [Corporate Function-Digital Transformation - Beverley Bryant]|4d1365a3-4553-4328-b183-fb2da2713d14</vt:lpwstr>
  </property>
  <property fmtid="{D5CDD505-2E9C-101B-9397-08002B2CF9AE}" pid="7" name="_dlc_DocIdItemGuid">
    <vt:lpwstr>c97b6d90-456d-4ce7-a8f9-72b14e1b77cd</vt:lpwstr>
  </property>
  <property fmtid="{D5CDD505-2E9C-101B-9397-08002B2CF9AE}" pid="8" name="i8502cb9d1b74c4f9e1ea45824336350">
    <vt:lpwstr>P0404/00 - Communications [Corporate Function-Digital Transformation - Beverley Bryant]|4d1365a3-4553-4328-b183-fb2da2713d14</vt:lpwstr>
  </property>
  <property fmtid="{D5CDD505-2E9C-101B-9397-08002B2CF9AE}" pid="9" name="SharedWithUsers">
    <vt:lpwstr>338;#Jarvis Dave</vt:lpwstr>
  </property>
</Properties>
</file>